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FBDA9" w14:textId="4A6CFE9A" w:rsidR="00D602FA" w:rsidRDefault="00C84A39">
      <w:pPr>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xml:space="preserve"> : </w:t>
      </w:r>
      <w:r w:rsidR="001A30C5">
        <w:rPr>
          <w:rFonts w:ascii="Calibri" w:hAnsi="Calibri" w:cs="Calibri"/>
        </w:rPr>
        <w:t>M7 Instruments d’Optique</w:t>
      </w:r>
    </w:p>
    <w:p w14:paraId="3DABF900" w14:textId="3ABE65F4" w:rsidR="00D602FA" w:rsidRDefault="00C84A39">
      <w:pPr>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w:t>
      </w:r>
      <w:r w:rsidR="001A30C5">
        <w:rPr>
          <w:rFonts w:ascii="Calibri" w:hAnsi="Calibri" w:cs="Calibri"/>
        </w:rPr>
        <w:t>Thomas Gauthier</w:t>
      </w:r>
      <w:r>
        <w:rPr>
          <w:rFonts w:ascii="Calibri" w:hAnsi="Calibri" w:cs="Calibri"/>
        </w:rPr>
        <w:tab/>
        <w:t xml:space="preserve">             </w:t>
      </w:r>
      <w:r>
        <w:rPr>
          <w:rFonts w:ascii="Calibri" w:hAnsi="Calibri" w:cs="Calibri"/>
          <w:b/>
          <w:bCs/>
        </w:rPr>
        <w:t>Rapport écrit par</w:t>
      </w:r>
      <w:r>
        <w:rPr>
          <w:rFonts w:ascii="Calibri" w:hAnsi="Calibri" w:cs="Calibri"/>
        </w:rPr>
        <w:t xml:space="preserve"> : </w:t>
      </w:r>
      <w:r w:rsidR="001A30C5">
        <w:rPr>
          <w:rFonts w:ascii="Calibri" w:hAnsi="Calibri" w:cs="Calibri"/>
        </w:rPr>
        <w:t xml:space="preserve">Jawed </w:t>
      </w:r>
      <w:proofErr w:type="spellStart"/>
      <w:r w:rsidR="001A30C5">
        <w:rPr>
          <w:rFonts w:ascii="Calibri" w:hAnsi="Calibri" w:cs="Calibri"/>
        </w:rPr>
        <w:t>Damak</w:t>
      </w:r>
      <w:proofErr w:type="spellEnd"/>
      <w:r w:rsidR="001A30C5">
        <w:rPr>
          <w:rFonts w:ascii="Calibri" w:hAnsi="Calibri" w:cs="Calibri"/>
        </w:rPr>
        <w:tab/>
      </w:r>
    </w:p>
    <w:p w14:paraId="097C518A" w14:textId="41982ECB" w:rsidR="00D602FA" w:rsidRDefault="00C84A39">
      <w:pPr>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w:t>
      </w:r>
      <w:proofErr w:type="spellStart"/>
      <w:r w:rsidR="001A30C5">
        <w:rPr>
          <w:rFonts w:ascii="Calibri" w:hAnsi="Calibri" w:cs="Calibri"/>
        </w:rPr>
        <w:t>Clement</w:t>
      </w:r>
      <w:proofErr w:type="spellEnd"/>
      <w:r w:rsidR="001A30C5">
        <w:rPr>
          <w:rFonts w:ascii="Calibri" w:hAnsi="Calibri" w:cs="Calibri"/>
        </w:rPr>
        <w:t xml:space="preserve"> </w:t>
      </w:r>
      <w:proofErr w:type="spellStart"/>
      <w:r w:rsidR="001A30C5">
        <w:rPr>
          <w:rFonts w:ascii="Calibri" w:hAnsi="Calibri" w:cs="Calibri"/>
        </w:rPr>
        <w:t>Sayrin</w:t>
      </w:r>
      <w:proofErr w:type="spellEnd"/>
      <w:r w:rsidR="001A30C5">
        <w:rPr>
          <w:rFonts w:ascii="Calibri" w:hAnsi="Calibri" w:cs="Calibri"/>
        </w:rPr>
        <w:t xml:space="preserve">, </w:t>
      </w:r>
      <w:ins w:id="0" w:author="cboursier-adm" w:date="2020-11-11T17:23:00Z">
        <w:r w:rsidR="001B39A1">
          <w:rPr>
            <w:rFonts w:ascii="Calibri" w:hAnsi="Calibri" w:cs="Calibri"/>
          </w:rPr>
          <w:t>Corinne</w:t>
        </w:r>
      </w:ins>
      <w:del w:id="1" w:author="cboursier-adm" w:date="2020-11-11T17:23:00Z">
        <w:r w:rsidR="001A30C5" w:rsidDel="001B39A1">
          <w:rPr>
            <w:rFonts w:ascii="Calibri" w:hAnsi="Calibri" w:cs="Calibri"/>
          </w:rPr>
          <w:delText>Cor</w:delText>
        </w:r>
      </w:del>
      <w:del w:id="2" w:author="cboursier-adm" w:date="2020-11-11T17:20:00Z">
        <w:r w:rsidR="001A30C5" w:rsidDel="001B39A1">
          <w:rPr>
            <w:rFonts w:ascii="Calibri" w:hAnsi="Calibri" w:cs="Calibri"/>
          </w:rPr>
          <w:delText>r</w:delText>
        </w:r>
      </w:del>
      <w:del w:id="3" w:author="cboursier-adm" w:date="2020-11-11T17:23:00Z">
        <w:r w:rsidR="001A30C5" w:rsidDel="001B39A1">
          <w:rPr>
            <w:rFonts w:ascii="Calibri" w:hAnsi="Calibri" w:cs="Calibri"/>
          </w:rPr>
          <w:delText>ine</w:delText>
        </w:r>
      </w:del>
      <w:r w:rsidR="001A30C5">
        <w:rPr>
          <w:rFonts w:ascii="Calibri" w:hAnsi="Calibri" w:cs="Calibri"/>
        </w:rPr>
        <w:t xml:space="preserve"> Boursier</w:t>
      </w:r>
      <w:r>
        <w:rPr>
          <w:rFonts w:ascii="Calibri" w:hAnsi="Calibri" w:cs="Calibri"/>
        </w:rPr>
        <w:tab/>
      </w:r>
      <w:r>
        <w:rPr>
          <w:rFonts w:ascii="Calibri" w:hAnsi="Calibri" w:cs="Calibri"/>
          <w:b/>
          <w:bCs/>
        </w:rPr>
        <w:t>Date</w:t>
      </w:r>
      <w:r>
        <w:rPr>
          <w:rFonts w:ascii="Calibri" w:hAnsi="Calibri" w:cs="Calibri"/>
        </w:rPr>
        <w:t xml:space="preserve"> :</w:t>
      </w:r>
      <w:r w:rsidR="001A30C5">
        <w:rPr>
          <w:rFonts w:ascii="Calibri" w:hAnsi="Calibri" w:cs="Calibri"/>
        </w:rPr>
        <w:t xml:space="preserve"> 9 /11/2020</w:t>
      </w:r>
    </w:p>
    <w:p w14:paraId="0150DB20" w14:textId="77777777" w:rsidR="00D602FA" w:rsidRDefault="00D602FA">
      <w:pPr>
        <w:tabs>
          <w:tab w:val="left" w:pos="7360"/>
        </w:tabs>
        <w:spacing w:before="120"/>
        <w:jc w:val="center"/>
        <w:rPr>
          <w:rFonts w:ascii="Calibri" w:hAnsi="Calibri" w:cs="Calibri"/>
          <w:b/>
          <w:sz w:val="28"/>
          <w:szCs w:val="28"/>
        </w:rPr>
      </w:pPr>
    </w:p>
    <w:tbl>
      <w:tblPr>
        <w:tblW w:w="9646" w:type="dxa"/>
        <w:tblInd w:w="-20" w:type="dxa"/>
        <w:tblLook w:val="04A0" w:firstRow="1" w:lastRow="0" w:firstColumn="1" w:lastColumn="0" w:noHBand="0" w:noVBand="1"/>
      </w:tblPr>
      <w:tblGrid>
        <w:gridCol w:w="5323"/>
        <w:gridCol w:w="2551"/>
        <w:gridCol w:w="1772"/>
      </w:tblGrid>
      <w:tr w:rsidR="00D602FA" w14:paraId="2923051A" w14:textId="77777777">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Pr>
          <w:p w14:paraId="15F312C0" w14:textId="77777777" w:rsidR="00D602FA" w:rsidRDefault="00C84A39">
            <w:pPr>
              <w:tabs>
                <w:tab w:val="left" w:pos="560"/>
                <w:tab w:val="left" w:pos="1120"/>
              </w:tabs>
              <w:spacing w:before="120" w:after="120"/>
              <w:jc w:val="center"/>
              <w:rPr>
                <w:rFonts w:ascii="Calibri" w:hAnsi="Calibri" w:cs="Calibri"/>
                <w:b/>
              </w:rPr>
            </w:pPr>
            <w:r>
              <w:rPr>
                <w:rFonts w:ascii="Calibri" w:hAnsi="Calibri" w:cs="Calibri"/>
                <w:b/>
              </w:rPr>
              <w:t xml:space="preserve">Bibliographie </w:t>
            </w:r>
          </w:p>
        </w:tc>
      </w:tr>
      <w:tr w:rsidR="00D602FA" w14:paraId="206BF677" w14:textId="77777777">
        <w:tc>
          <w:tcPr>
            <w:tcW w:w="5323" w:type="dxa"/>
            <w:tcBorders>
              <w:top w:val="single" w:sz="4" w:space="0" w:color="000000"/>
              <w:left w:val="single" w:sz="4" w:space="0" w:color="000000"/>
              <w:bottom w:val="single" w:sz="4" w:space="0" w:color="000000"/>
            </w:tcBorders>
          </w:tcPr>
          <w:p w14:paraId="3F878203" w14:textId="77777777" w:rsidR="00D602FA" w:rsidRDefault="00C84A39">
            <w:pPr>
              <w:tabs>
                <w:tab w:val="left" w:pos="560"/>
                <w:tab w:val="left" w:pos="1120"/>
              </w:tabs>
              <w:spacing w:before="120"/>
              <w:jc w:val="center"/>
              <w:rPr>
                <w:rFonts w:ascii="Calibri" w:hAnsi="Calibri" w:cs="Calibri"/>
                <w:b/>
              </w:rPr>
            </w:pPr>
            <w:r>
              <w:rPr>
                <w:rFonts w:ascii="Calibri" w:hAnsi="Calibri" w:cs="Calibri"/>
                <w:b/>
              </w:rPr>
              <w:t>Titre</w:t>
            </w:r>
          </w:p>
        </w:tc>
        <w:tc>
          <w:tcPr>
            <w:tcW w:w="2551" w:type="dxa"/>
            <w:tcBorders>
              <w:top w:val="single" w:sz="4" w:space="0" w:color="000000"/>
              <w:left w:val="single" w:sz="4" w:space="0" w:color="000000"/>
              <w:bottom w:val="single" w:sz="4" w:space="0" w:color="000000"/>
            </w:tcBorders>
          </w:tcPr>
          <w:p w14:paraId="4C937AD4" w14:textId="77777777" w:rsidR="00D602FA" w:rsidRDefault="00C84A39">
            <w:pPr>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tcPr>
          <w:p w14:paraId="50DBEEFB" w14:textId="77777777" w:rsidR="00D602FA" w:rsidRDefault="00C84A39">
            <w:pPr>
              <w:tabs>
                <w:tab w:val="left" w:pos="560"/>
                <w:tab w:val="left" w:pos="1120"/>
              </w:tabs>
              <w:spacing w:before="120"/>
              <w:jc w:val="center"/>
              <w:rPr>
                <w:rFonts w:ascii="Calibri" w:hAnsi="Calibri" w:cs="Calibri"/>
                <w:b/>
              </w:rPr>
            </w:pPr>
            <w:r>
              <w:rPr>
                <w:rFonts w:ascii="Calibri" w:hAnsi="Calibri" w:cs="Calibri"/>
                <w:b/>
              </w:rPr>
              <w:t xml:space="preserve">Éditeur </w:t>
            </w:r>
          </w:p>
        </w:tc>
      </w:tr>
      <w:tr w:rsidR="00D602FA" w14:paraId="7BB83B16" w14:textId="77777777">
        <w:tc>
          <w:tcPr>
            <w:tcW w:w="5323" w:type="dxa"/>
            <w:tcBorders>
              <w:top w:val="single" w:sz="4" w:space="0" w:color="000000"/>
              <w:left w:val="single" w:sz="4" w:space="0" w:color="000000"/>
              <w:bottom w:val="single" w:sz="4" w:space="0" w:color="000000"/>
            </w:tcBorders>
          </w:tcPr>
          <w:p w14:paraId="68DB008E" w14:textId="77777777" w:rsidR="00D602FA" w:rsidRDefault="00D602FA">
            <w:pPr>
              <w:tabs>
                <w:tab w:val="left" w:pos="560"/>
                <w:tab w:val="left" w:pos="1120"/>
              </w:tabs>
              <w:snapToGrid w:val="0"/>
              <w:spacing w:after="120"/>
              <w:jc w:val="both"/>
              <w:rPr>
                <w:rFonts w:ascii="Calibri" w:hAnsi="Calibri" w:cs="Calibri"/>
                <w:b/>
              </w:rPr>
            </w:pPr>
          </w:p>
        </w:tc>
        <w:tc>
          <w:tcPr>
            <w:tcW w:w="2551" w:type="dxa"/>
            <w:tcBorders>
              <w:top w:val="single" w:sz="4" w:space="0" w:color="000000"/>
              <w:left w:val="single" w:sz="4" w:space="0" w:color="000000"/>
              <w:bottom w:val="single" w:sz="4" w:space="0" w:color="000000"/>
            </w:tcBorders>
          </w:tcPr>
          <w:p w14:paraId="34B132CF" w14:textId="1A0DDC6B" w:rsidR="00D602FA" w:rsidRDefault="00D15A42">
            <w:pPr>
              <w:tabs>
                <w:tab w:val="left" w:pos="560"/>
                <w:tab w:val="left" w:pos="1120"/>
              </w:tabs>
              <w:snapToGrid w:val="0"/>
              <w:spacing w:after="120"/>
              <w:jc w:val="both"/>
              <w:rPr>
                <w:rFonts w:ascii="Calibri" w:hAnsi="Calibri" w:cs="Calibri"/>
                <w:b/>
              </w:rPr>
            </w:pPr>
            <w:r>
              <w:rPr>
                <w:rFonts w:ascii="Calibri" w:hAnsi="Calibri" w:cs="Calibri"/>
                <w:b/>
              </w:rPr>
              <w:t>Sextant</w:t>
            </w:r>
          </w:p>
        </w:tc>
        <w:tc>
          <w:tcPr>
            <w:tcW w:w="1772" w:type="dxa"/>
            <w:tcBorders>
              <w:top w:val="single" w:sz="4" w:space="0" w:color="000000"/>
              <w:left w:val="single" w:sz="4" w:space="0" w:color="000000"/>
              <w:bottom w:val="single" w:sz="4" w:space="0" w:color="000000"/>
              <w:right w:val="single" w:sz="4" w:space="0" w:color="000000"/>
            </w:tcBorders>
          </w:tcPr>
          <w:p w14:paraId="0CF70645" w14:textId="77777777" w:rsidR="00D602FA" w:rsidRDefault="00D602FA">
            <w:pPr>
              <w:tabs>
                <w:tab w:val="left" w:pos="560"/>
                <w:tab w:val="left" w:pos="1120"/>
              </w:tabs>
              <w:snapToGrid w:val="0"/>
              <w:spacing w:after="120"/>
              <w:jc w:val="both"/>
              <w:rPr>
                <w:rFonts w:ascii="Calibri" w:hAnsi="Calibri" w:cs="Calibri"/>
                <w:b/>
              </w:rPr>
            </w:pPr>
          </w:p>
        </w:tc>
      </w:tr>
      <w:tr w:rsidR="00D602FA" w14:paraId="00B6FFBA" w14:textId="77777777">
        <w:tc>
          <w:tcPr>
            <w:tcW w:w="5323" w:type="dxa"/>
            <w:tcBorders>
              <w:top w:val="single" w:sz="4" w:space="0" w:color="000000"/>
              <w:left w:val="single" w:sz="4" w:space="0" w:color="000000"/>
              <w:bottom w:val="single" w:sz="4" w:space="0" w:color="000000"/>
            </w:tcBorders>
          </w:tcPr>
          <w:p w14:paraId="65BFB9C5" w14:textId="27F26249" w:rsidR="00D602FA" w:rsidRDefault="00D15A42">
            <w:pPr>
              <w:tabs>
                <w:tab w:val="left" w:pos="560"/>
                <w:tab w:val="left" w:pos="1120"/>
              </w:tabs>
              <w:snapToGrid w:val="0"/>
              <w:spacing w:after="120"/>
              <w:jc w:val="both"/>
              <w:rPr>
                <w:rFonts w:ascii="Calibri" w:hAnsi="Calibri" w:cs="Calibri"/>
              </w:rPr>
            </w:pPr>
            <w:r>
              <w:rPr>
                <w:rFonts w:ascii="Calibri" w:hAnsi="Calibri" w:cs="Calibri"/>
              </w:rPr>
              <w:t>Optique une approche expérimentale et pratique</w:t>
            </w:r>
          </w:p>
        </w:tc>
        <w:tc>
          <w:tcPr>
            <w:tcW w:w="2551" w:type="dxa"/>
            <w:tcBorders>
              <w:top w:val="single" w:sz="4" w:space="0" w:color="000000"/>
              <w:left w:val="single" w:sz="4" w:space="0" w:color="000000"/>
              <w:bottom w:val="single" w:sz="4" w:space="0" w:color="000000"/>
            </w:tcBorders>
          </w:tcPr>
          <w:p w14:paraId="0746A14C" w14:textId="063BF3E5" w:rsidR="00D602FA" w:rsidRDefault="00D15A42">
            <w:pPr>
              <w:tabs>
                <w:tab w:val="left" w:pos="560"/>
                <w:tab w:val="left" w:pos="1120"/>
              </w:tabs>
              <w:snapToGrid w:val="0"/>
              <w:spacing w:after="120"/>
              <w:jc w:val="both"/>
              <w:rPr>
                <w:rFonts w:ascii="Calibri" w:hAnsi="Calibri" w:cs="Calibri"/>
              </w:rPr>
            </w:pPr>
            <w:proofErr w:type="spellStart"/>
            <w:r>
              <w:rPr>
                <w:rFonts w:ascii="Calibri" w:hAnsi="Calibri" w:cs="Calibri"/>
              </w:rPr>
              <w:t>Houard</w:t>
            </w:r>
            <w:proofErr w:type="spellEnd"/>
          </w:p>
        </w:tc>
        <w:tc>
          <w:tcPr>
            <w:tcW w:w="1772" w:type="dxa"/>
            <w:tcBorders>
              <w:top w:val="single" w:sz="4" w:space="0" w:color="000000"/>
              <w:left w:val="single" w:sz="4" w:space="0" w:color="000000"/>
              <w:bottom w:val="single" w:sz="4" w:space="0" w:color="000000"/>
              <w:right w:val="single" w:sz="4" w:space="0" w:color="000000"/>
            </w:tcBorders>
          </w:tcPr>
          <w:p w14:paraId="3BA69536" w14:textId="55FF3EBF" w:rsidR="00D602FA" w:rsidRDefault="00D15A42">
            <w:pPr>
              <w:tabs>
                <w:tab w:val="left" w:pos="560"/>
                <w:tab w:val="left" w:pos="1120"/>
              </w:tabs>
              <w:snapToGrid w:val="0"/>
              <w:spacing w:after="120"/>
              <w:jc w:val="both"/>
              <w:rPr>
                <w:rFonts w:ascii="Calibri" w:hAnsi="Calibri" w:cs="Calibri"/>
              </w:rPr>
            </w:pPr>
            <w:r>
              <w:rPr>
                <w:rFonts w:ascii="Calibri" w:hAnsi="Calibri" w:cs="Calibri"/>
              </w:rPr>
              <w:t>De Boeck</w:t>
            </w:r>
          </w:p>
        </w:tc>
      </w:tr>
      <w:tr w:rsidR="00D602FA" w14:paraId="67FE5D27" w14:textId="77777777">
        <w:tc>
          <w:tcPr>
            <w:tcW w:w="5323" w:type="dxa"/>
            <w:tcBorders>
              <w:top w:val="single" w:sz="4" w:space="0" w:color="000000"/>
              <w:left w:val="single" w:sz="4" w:space="0" w:color="000000"/>
              <w:bottom w:val="single" w:sz="4" w:space="0" w:color="000000"/>
            </w:tcBorders>
          </w:tcPr>
          <w:p w14:paraId="077D4483" w14:textId="28170B11" w:rsidR="00D602FA" w:rsidRDefault="00D15A42">
            <w:pPr>
              <w:tabs>
                <w:tab w:val="left" w:pos="560"/>
                <w:tab w:val="left" w:pos="1120"/>
              </w:tabs>
              <w:snapToGrid w:val="0"/>
              <w:spacing w:after="120"/>
              <w:jc w:val="both"/>
              <w:rPr>
                <w:rFonts w:ascii="Calibri" w:hAnsi="Calibri" w:cs="Calibri"/>
              </w:rPr>
            </w:pPr>
            <w:r>
              <w:rPr>
                <w:rFonts w:ascii="Calibri" w:hAnsi="Calibri" w:cs="Calibri"/>
              </w:rPr>
              <w:t>Poly de TP instruments d’optique</w:t>
            </w:r>
          </w:p>
        </w:tc>
        <w:tc>
          <w:tcPr>
            <w:tcW w:w="2551" w:type="dxa"/>
            <w:tcBorders>
              <w:top w:val="single" w:sz="4" w:space="0" w:color="000000"/>
              <w:left w:val="single" w:sz="4" w:space="0" w:color="000000"/>
              <w:bottom w:val="single" w:sz="4" w:space="0" w:color="000000"/>
            </w:tcBorders>
          </w:tcPr>
          <w:p w14:paraId="6BBA0312" w14:textId="77777777" w:rsidR="00D602FA" w:rsidRDefault="00D602FA">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5A14B8B2" w14:textId="77777777" w:rsidR="00D602FA" w:rsidRDefault="00D602FA">
            <w:pPr>
              <w:tabs>
                <w:tab w:val="left" w:pos="560"/>
                <w:tab w:val="left" w:pos="1120"/>
              </w:tabs>
              <w:snapToGrid w:val="0"/>
              <w:spacing w:after="120"/>
              <w:jc w:val="both"/>
              <w:rPr>
                <w:rFonts w:ascii="Calibri" w:hAnsi="Calibri" w:cs="Calibri"/>
              </w:rPr>
            </w:pPr>
          </w:p>
        </w:tc>
      </w:tr>
      <w:tr w:rsidR="00D602FA" w14:paraId="10563860" w14:textId="77777777">
        <w:tc>
          <w:tcPr>
            <w:tcW w:w="5323" w:type="dxa"/>
            <w:tcBorders>
              <w:top w:val="single" w:sz="4" w:space="0" w:color="000000"/>
              <w:left w:val="single" w:sz="4" w:space="0" w:color="000000"/>
              <w:bottom w:val="single" w:sz="4" w:space="0" w:color="000000"/>
            </w:tcBorders>
          </w:tcPr>
          <w:p w14:paraId="24488EDD" w14:textId="77777777" w:rsidR="00D602FA" w:rsidRDefault="00D602FA">
            <w:pPr>
              <w:tabs>
                <w:tab w:val="left" w:pos="560"/>
                <w:tab w:val="left" w:pos="1120"/>
              </w:tabs>
              <w:snapToGrid w:val="0"/>
              <w:spacing w:after="120"/>
              <w:jc w:val="both"/>
              <w:rPr>
                <w:rFonts w:ascii="Calibri" w:hAnsi="Calibri" w:cs="Calibri"/>
              </w:rPr>
            </w:pPr>
          </w:p>
        </w:tc>
        <w:tc>
          <w:tcPr>
            <w:tcW w:w="2551" w:type="dxa"/>
            <w:tcBorders>
              <w:top w:val="single" w:sz="4" w:space="0" w:color="000000"/>
              <w:left w:val="single" w:sz="4" w:space="0" w:color="000000"/>
              <w:bottom w:val="single" w:sz="4" w:space="0" w:color="000000"/>
            </w:tcBorders>
          </w:tcPr>
          <w:p w14:paraId="0E9D8B21" w14:textId="77777777" w:rsidR="00D602FA" w:rsidRDefault="00D602FA">
            <w:pPr>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tcPr>
          <w:p w14:paraId="4CEF3878" w14:textId="77777777" w:rsidR="00D602FA" w:rsidRDefault="00D602FA">
            <w:pPr>
              <w:tabs>
                <w:tab w:val="left" w:pos="560"/>
                <w:tab w:val="left" w:pos="1120"/>
              </w:tabs>
              <w:snapToGrid w:val="0"/>
              <w:spacing w:after="120"/>
              <w:jc w:val="both"/>
              <w:rPr>
                <w:rFonts w:ascii="Calibri" w:hAnsi="Calibri" w:cs="Calibri"/>
              </w:rPr>
            </w:pPr>
          </w:p>
        </w:tc>
      </w:tr>
      <w:tr w:rsidR="00D602FA" w14:paraId="3811E331" w14:textId="77777777">
        <w:tc>
          <w:tcPr>
            <w:tcW w:w="5323" w:type="dxa"/>
            <w:tcBorders>
              <w:left w:val="single" w:sz="4" w:space="0" w:color="000000"/>
              <w:bottom w:val="single" w:sz="4" w:space="0" w:color="000000"/>
            </w:tcBorders>
          </w:tcPr>
          <w:p w14:paraId="56BD7A1D" w14:textId="77777777" w:rsidR="00D602FA" w:rsidRDefault="00D602FA">
            <w:pPr>
              <w:tabs>
                <w:tab w:val="left" w:pos="560"/>
                <w:tab w:val="left" w:pos="1120"/>
              </w:tabs>
              <w:snapToGrid w:val="0"/>
              <w:spacing w:after="120"/>
              <w:jc w:val="both"/>
              <w:rPr>
                <w:rFonts w:ascii="Calibri" w:hAnsi="Calibri" w:cs="Calibri"/>
              </w:rPr>
            </w:pPr>
          </w:p>
        </w:tc>
        <w:tc>
          <w:tcPr>
            <w:tcW w:w="2551" w:type="dxa"/>
            <w:tcBorders>
              <w:left w:val="single" w:sz="4" w:space="0" w:color="000000"/>
              <w:bottom w:val="single" w:sz="4" w:space="0" w:color="000000"/>
            </w:tcBorders>
          </w:tcPr>
          <w:p w14:paraId="3E029010" w14:textId="77777777" w:rsidR="00D602FA" w:rsidRDefault="00D602FA">
            <w:pPr>
              <w:tabs>
                <w:tab w:val="left" w:pos="560"/>
                <w:tab w:val="left" w:pos="1120"/>
              </w:tabs>
              <w:snapToGrid w:val="0"/>
              <w:spacing w:after="120"/>
              <w:jc w:val="both"/>
              <w:rPr>
                <w:rFonts w:ascii="Calibri" w:hAnsi="Calibri" w:cs="Calibri"/>
              </w:rPr>
            </w:pPr>
          </w:p>
        </w:tc>
        <w:tc>
          <w:tcPr>
            <w:tcW w:w="1772" w:type="dxa"/>
            <w:tcBorders>
              <w:left w:val="single" w:sz="4" w:space="0" w:color="000000"/>
              <w:bottom w:val="single" w:sz="4" w:space="0" w:color="000000"/>
              <w:right w:val="single" w:sz="4" w:space="0" w:color="000000"/>
            </w:tcBorders>
          </w:tcPr>
          <w:p w14:paraId="035D9460" w14:textId="77777777" w:rsidR="00D602FA" w:rsidRDefault="00D602FA">
            <w:pPr>
              <w:tabs>
                <w:tab w:val="left" w:pos="560"/>
                <w:tab w:val="left" w:pos="1120"/>
              </w:tabs>
              <w:snapToGrid w:val="0"/>
              <w:spacing w:after="120"/>
              <w:jc w:val="both"/>
              <w:rPr>
                <w:rFonts w:ascii="Calibri" w:hAnsi="Calibri" w:cs="Calibri"/>
              </w:rPr>
            </w:pPr>
          </w:p>
        </w:tc>
      </w:tr>
    </w:tbl>
    <w:p w14:paraId="2145B11C" w14:textId="77777777" w:rsidR="00D602FA" w:rsidRDefault="00D602FA">
      <w:pPr>
        <w:tabs>
          <w:tab w:val="left" w:pos="560"/>
          <w:tab w:val="left" w:pos="1120"/>
        </w:tabs>
        <w:jc w:val="both"/>
        <w:rPr>
          <w:rFonts w:ascii="Calibri" w:hAnsi="Calibri" w:cs="Calibri"/>
        </w:rPr>
      </w:pPr>
    </w:p>
    <w:p w14:paraId="09A83EA4" w14:textId="2ECC0A57" w:rsidR="00D602FA" w:rsidRDefault="00C84A39">
      <w:pPr>
        <w:pStyle w:val="Titre1"/>
        <w:numPr>
          <w:ilvl w:val="0"/>
          <w:numId w:val="2"/>
        </w:numPr>
      </w:pPr>
      <w:r>
        <w:t>Photo du tableau</w:t>
      </w:r>
    </w:p>
    <w:p w14:paraId="64B5825F" w14:textId="68C656E7" w:rsidR="0054486E" w:rsidRPr="0054486E" w:rsidRDefault="0054486E" w:rsidP="0054486E">
      <w:pPr>
        <w:pStyle w:val="Corpsdetexte"/>
      </w:pPr>
      <w:r>
        <w:rPr>
          <w:noProof/>
          <w:lang w:eastAsia="fr-FR"/>
        </w:rPr>
        <w:drawing>
          <wp:inline distT="0" distB="0" distL="0" distR="0" wp14:anchorId="747EAA21" wp14:editId="72B28770">
            <wp:extent cx="6193199" cy="34861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554" t="963" r="20256" b="14241"/>
                    <a:stretch/>
                  </pic:blipFill>
                  <pic:spPr bwMode="auto">
                    <a:xfrm>
                      <a:off x="0" y="0"/>
                      <a:ext cx="6199974" cy="3489964"/>
                    </a:xfrm>
                    <a:prstGeom prst="rect">
                      <a:avLst/>
                    </a:prstGeom>
                    <a:noFill/>
                    <a:ln>
                      <a:noFill/>
                    </a:ln>
                    <a:extLst>
                      <a:ext uri="{53640926-AAD7-44D8-BBD7-CCE9431645EC}">
                        <a14:shadowObscured xmlns:a14="http://schemas.microsoft.com/office/drawing/2010/main"/>
                      </a:ext>
                    </a:extLst>
                  </pic:spPr>
                </pic:pic>
              </a:graphicData>
            </a:graphic>
          </wp:inline>
        </w:drawing>
      </w:r>
    </w:p>
    <w:p w14:paraId="1677C74A" w14:textId="7EDD3C21" w:rsidR="00D602FA" w:rsidRDefault="0054486E">
      <w:pPr>
        <w:tabs>
          <w:tab w:val="left" w:pos="560"/>
          <w:tab w:val="left" w:pos="1120"/>
        </w:tabs>
        <w:jc w:val="both"/>
        <w:rPr>
          <w:rFonts w:ascii="Calibri" w:hAnsi="Calibri" w:cs="Calibri"/>
        </w:rPr>
      </w:pPr>
      <w:r>
        <w:rPr>
          <w:noProof/>
          <w:lang w:eastAsia="fr-FR"/>
        </w:rPr>
        <w:lastRenderedPageBreak/>
        <mc:AlternateContent>
          <mc:Choice Requires="wpi">
            <w:drawing>
              <wp:anchor distT="0" distB="0" distL="114300" distR="114300" simplePos="0" relativeHeight="251675648" behindDoc="0" locked="0" layoutInCell="1" allowOverlap="1" wp14:anchorId="0DF20927" wp14:editId="18AD6BF6">
                <wp:simplePos x="0" y="0"/>
                <wp:positionH relativeFrom="column">
                  <wp:posOffset>565150</wp:posOffset>
                </wp:positionH>
                <wp:positionV relativeFrom="paragraph">
                  <wp:posOffset>2178685</wp:posOffset>
                </wp:positionV>
                <wp:extent cx="1125775" cy="644525"/>
                <wp:effectExtent l="38100" t="38100" r="0" b="22225"/>
                <wp:wrapNone/>
                <wp:docPr id="19" name="Encre 19"/>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1125775" cy="644525"/>
                      </w14:xfrm>
                    </w14:contentPart>
                  </a:graphicData>
                </a:graphic>
              </wp:anchor>
            </w:drawing>
          </mc:Choice>
          <mc:Fallback>
            <w:pict>
              <v:shapetype w14:anchorId="792610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9" o:spid="_x0000_s1026" type="#_x0000_t75" style="position:absolute;margin-left:43.8pt;margin-top:170.85pt;width:90.1pt;height:5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">
                <v:imagedata r:id="rId10" o:title=""/>
                <o:lock v:ext="edit" rotation="t" aspectratio="f"/>
              </v:shape>
            </w:pict>
          </mc:Fallback>
        </mc:AlternateContent>
      </w:r>
      <w:r>
        <w:rPr>
          <w:noProof/>
          <w:lang w:eastAsia="fr-FR"/>
        </w:rPr>
        <w:drawing>
          <wp:inline distT="0" distB="0" distL="0" distR="0" wp14:anchorId="1D1FF372" wp14:editId="0E7838EF">
            <wp:extent cx="6395280" cy="28860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t="3533" r="8708" b="11670"/>
                    <a:stretch/>
                  </pic:blipFill>
                  <pic:spPr bwMode="auto">
                    <a:xfrm>
                      <a:off x="0" y="0"/>
                      <a:ext cx="6404966" cy="2890446"/>
                    </a:xfrm>
                    <a:prstGeom prst="rect">
                      <a:avLst/>
                    </a:prstGeom>
                    <a:noFill/>
                    <a:ln>
                      <a:noFill/>
                    </a:ln>
                    <a:extLst>
                      <a:ext uri="{53640926-AAD7-44D8-BBD7-CCE9431645EC}">
                        <a14:shadowObscured xmlns:a14="http://schemas.microsoft.com/office/drawing/2010/main"/>
                      </a:ext>
                    </a:extLst>
                  </pic:spPr>
                </pic:pic>
              </a:graphicData>
            </a:graphic>
          </wp:inline>
        </w:drawing>
      </w:r>
    </w:p>
    <w:p w14:paraId="0C250DB8" w14:textId="77777777" w:rsidR="00D602FA" w:rsidRDefault="00D602FA">
      <w:pPr>
        <w:tabs>
          <w:tab w:val="left" w:pos="560"/>
          <w:tab w:val="left" w:pos="1120"/>
        </w:tabs>
        <w:jc w:val="both"/>
        <w:rPr>
          <w:rFonts w:ascii="Calibri" w:hAnsi="Calibri" w:cs="Calibri"/>
        </w:rPr>
      </w:pPr>
    </w:p>
    <w:p w14:paraId="048C094A" w14:textId="77DFFA8B" w:rsidR="00D602FA" w:rsidRDefault="001A30C5">
      <w:pPr>
        <w:pStyle w:val="Titre1"/>
        <w:numPr>
          <w:ilvl w:val="0"/>
          <w:numId w:val="3"/>
        </w:numPr>
      </w:pPr>
      <w:r>
        <w:t>I</w:t>
      </w:r>
      <w:r w:rsidR="0054486E">
        <w:t>.1</w:t>
      </w:r>
      <w:r>
        <w:t>) Mesure du grossissement d’une lunette astronomique</w:t>
      </w:r>
    </w:p>
    <w:p w14:paraId="0212B83F" w14:textId="79C2DF70" w:rsidR="00751576" w:rsidRPr="00751576" w:rsidRDefault="00751576" w:rsidP="00751576">
      <w:pPr>
        <w:pStyle w:val="Corpsdetexte"/>
      </w:pPr>
      <w:r>
        <w:rPr>
          <w:noProof/>
          <w:lang w:eastAsia="fr-FR"/>
        </w:rPr>
        <w:drawing>
          <wp:inline distT="0" distB="0" distL="0" distR="0" wp14:anchorId="4402D10F" wp14:editId="34DAB214">
            <wp:extent cx="3971925" cy="2124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385" t="20253" r="18539" b="17883"/>
                    <a:stretch/>
                  </pic:blipFill>
                  <pic:spPr bwMode="auto">
                    <a:xfrm>
                      <a:off x="0" y="0"/>
                      <a:ext cx="3971925" cy="2124075"/>
                    </a:xfrm>
                    <a:prstGeom prst="rect">
                      <a:avLst/>
                    </a:prstGeom>
                    <a:ln>
                      <a:noFill/>
                    </a:ln>
                    <a:extLst>
                      <a:ext uri="{53640926-AAD7-44D8-BBD7-CCE9431645EC}">
                        <a14:shadowObscured xmlns:a14="http://schemas.microsoft.com/office/drawing/2010/main"/>
                      </a:ext>
                    </a:extLst>
                  </pic:spPr>
                </pic:pic>
              </a:graphicData>
            </a:graphic>
          </wp:inline>
        </w:drawing>
      </w:r>
    </w:p>
    <w:p w14:paraId="0B4D0D44" w14:textId="46F735EC" w:rsidR="00D602FA" w:rsidRDefault="00C84A39">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1A30C5">
        <w:rPr>
          <w:rFonts w:ascii="Calibri" w:hAnsi="Calibri" w:cs="Calibri"/>
        </w:rPr>
        <w:t xml:space="preserve"> </w:t>
      </w:r>
      <w:proofErr w:type="spellStart"/>
      <w:r w:rsidR="001A30C5">
        <w:rPr>
          <w:rFonts w:ascii="Calibri" w:hAnsi="Calibri" w:cs="Calibri"/>
        </w:rPr>
        <w:t>Houard</w:t>
      </w:r>
      <w:proofErr w:type="spellEnd"/>
      <w:r w:rsidR="001A30C5">
        <w:rPr>
          <w:rFonts w:ascii="Calibri" w:hAnsi="Calibri" w:cs="Calibri"/>
        </w:rPr>
        <w:t>, Sextant</w:t>
      </w:r>
    </w:p>
    <w:p w14:paraId="260291B7" w14:textId="77777777" w:rsidR="00D602FA" w:rsidRDefault="00D602FA">
      <w:pPr>
        <w:tabs>
          <w:tab w:val="left" w:pos="560"/>
          <w:tab w:val="left" w:pos="1120"/>
        </w:tabs>
        <w:jc w:val="both"/>
        <w:rPr>
          <w:rFonts w:ascii="Calibri" w:hAnsi="Calibri" w:cs="Calibri"/>
        </w:rPr>
      </w:pPr>
    </w:p>
    <w:p w14:paraId="4B9CF32B" w14:textId="71623066" w:rsidR="00D602FA" w:rsidRDefault="00C84A3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1A30C5">
        <w:rPr>
          <w:rFonts w:ascii="Calibri" w:hAnsi="Calibri" w:cs="Calibri"/>
        </w:rPr>
        <w:t xml:space="preserve"> 8</w:t>
      </w:r>
      <w:r w:rsidR="0054486E">
        <w:rPr>
          <w:rFonts w:ascii="Calibri" w:hAnsi="Calibri" w:cs="Calibri"/>
        </w:rPr>
        <w:t xml:space="preserve"> min</w:t>
      </w:r>
    </w:p>
    <w:p w14:paraId="5F29A2B8" w14:textId="77777777" w:rsidR="00D602FA" w:rsidRDefault="00D602FA">
      <w:pPr>
        <w:tabs>
          <w:tab w:val="left" w:pos="560"/>
          <w:tab w:val="left" w:pos="1120"/>
        </w:tabs>
        <w:jc w:val="both"/>
        <w:rPr>
          <w:rFonts w:ascii="Calibri" w:hAnsi="Calibri" w:cs="Calibri"/>
        </w:rPr>
      </w:pPr>
    </w:p>
    <w:p w14:paraId="5B544E79" w14:textId="2AC91373" w:rsidR="00D602FA" w:rsidRDefault="00C84A39">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1A30C5">
        <w:rPr>
          <w:rFonts w:ascii="Calibri" w:hAnsi="Calibri" w:cs="Calibri"/>
        </w:rPr>
        <w:t xml:space="preserve"> Le but était de construire soi</w:t>
      </w:r>
      <w:r w:rsidR="000D00FA">
        <w:rPr>
          <w:rFonts w:ascii="Calibri" w:hAnsi="Calibri" w:cs="Calibri"/>
        </w:rPr>
        <w:t>-</w:t>
      </w:r>
      <w:r w:rsidR="001A30C5">
        <w:rPr>
          <w:rFonts w:ascii="Calibri" w:hAnsi="Calibri" w:cs="Calibri"/>
        </w:rPr>
        <w:t>même la lunette, sur un banc optique, et de mesurer l</w:t>
      </w:r>
      <w:r w:rsidR="00751576">
        <w:rPr>
          <w:rFonts w:ascii="Calibri" w:hAnsi="Calibri" w:cs="Calibri"/>
        </w:rPr>
        <w:t xml:space="preserve">e grossissement de la lunette. Pour ce faire, on mesure d’abord la taille d de notre </w:t>
      </w:r>
      <w:proofErr w:type="gramStart"/>
      <w:r w:rsidR="00751576">
        <w:rPr>
          <w:rFonts w:ascii="Calibri" w:hAnsi="Calibri" w:cs="Calibri"/>
        </w:rPr>
        <w:t>image  (</w:t>
      </w:r>
      <w:proofErr w:type="gramEnd"/>
      <w:r w:rsidR="00751576">
        <w:rPr>
          <w:rFonts w:ascii="Calibri" w:hAnsi="Calibri" w:cs="Calibri"/>
        </w:rPr>
        <w:t>graduations d’une grille ou longueur d’un F) qui s’affiche sur l’écran de l’œil, sans la lunette, cela revient à mesurer l’angle du rayon incident. En effet l’angle θ= d/</w:t>
      </w:r>
      <w:proofErr w:type="spellStart"/>
      <w:r w:rsidR="00751576">
        <w:rPr>
          <w:rFonts w:ascii="Calibri" w:hAnsi="Calibri" w:cs="Calibri"/>
        </w:rPr>
        <w:t>f’œil</w:t>
      </w:r>
      <w:proofErr w:type="spellEnd"/>
      <w:r w:rsidR="00751576">
        <w:rPr>
          <w:rFonts w:ascii="Calibri" w:hAnsi="Calibri" w:cs="Calibri"/>
        </w:rPr>
        <w:t xml:space="preserve"> (on peut s’en convaincre en dessinant un rayon parallèle au rayon incident sur l’œil, passant par le centre de la lentille.) On place l’objectif et l’oculaire à la bonne place et on mesure la taille </w:t>
      </w:r>
      <w:proofErr w:type="gramStart"/>
      <w:r w:rsidR="00751576">
        <w:rPr>
          <w:rFonts w:ascii="Calibri" w:hAnsi="Calibri" w:cs="Calibri"/>
        </w:rPr>
        <w:t>d’ de</w:t>
      </w:r>
      <w:proofErr w:type="gramEnd"/>
      <w:r w:rsidR="00751576">
        <w:rPr>
          <w:rFonts w:ascii="Calibri" w:hAnsi="Calibri" w:cs="Calibri"/>
        </w:rPr>
        <w:t xml:space="preserve"> la nouvelle image en procédant de la même manière. On a finalement le grossissement en valeur absolue G= d/d’</w:t>
      </w:r>
      <w:r w:rsidR="0054486E">
        <w:rPr>
          <w:rFonts w:ascii="Calibri" w:hAnsi="Calibri" w:cs="Calibri"/>
        </w:rPr>
        <w:t>.</w:t>
      </w:r>
    </w:p>
    <w:p w14:paraId="52873E01" w14:textId="61E09A10" w:rsidR="0054486E" w:rsidRDefault="0054486E">
      <w:pPr>
        <w:tabs>
          <w:tab w:val="left" w:pos="560"/>
          <w:tab w:val="left" w:pos="1120"/>
        </w:tabs>
        <w:jc w:val="both"/>
        <w:rPr>
          <w:rFonts w:ascii="Calibri" w:hAnsi="Calibri" w:cs="Calibri"/>
        </w:rPr>
      </w:pPr>
      <w:r>
        <w:rPr>
          <w:rFonts w:ascii="Calibri" w:hAnsi="Calibri" w:cs="Calibri"/>
        </w:rPr>
        <w:t>On connait la valeur théorique de G=</w:t>
      </w:r>
      <w:proofErr w:type="spellStart"/>
      <w:r>
        <w:rPr>
          <w:rFonts w:ascii="Calibri" w:hAnsi="Calibri" w:cs="Calibri"/>
        </w:rPr>
        <w:t>f’obj</w:t>
      </w:r>
      <w:proofErr w:type="spellEnd"/>
      <w:r>
        <w:rPr>
          <w:rFonts w:ascii="Calibri" w:hAnsi="Calibri" w:cs="Calibri"/>
        </w:rPr>
        <w:t>/</w:t>
      </w:r>
      <w:proofErr w:type="spellStart"/>
      <w:r>
        <w:rPr>
          <w:rFonts w:ascii="Calibri" w:hAnsi="Calibri" w:cs="Calibri"/>
        </w:rPr>
        <w:t>f’oc</w:t>
      </w:r>
      <w:proofErr w:type="spellEnd"/>
      <w:r>
        <w:rPr>
          <w:rFonts w:ascii="Calibri" w:hAnsi="Calibri" w:cs="Calibri"/>
        </w:rPr>
        <w:t xml:space="preserve"> avec </w:t>
      </w:r>
      <w:proofErr w:type="spellStart"/>
      <w:r>
        <w:rPr>
          <w:rFonts w:ascii="Calibri" w:hAnsi="Calibri" w:cs="Calibri"/>
        </w:rPr>
        <w:t>f’obj</w:t>
      </w:r>
      <w:proofErr w:type="spellEnd"/>
      <w:r>
        <w:rPr>
          <w:rFonts w:ascii="Calibri" w:hAnsi="Calibri" w:cs="Calibri"/>
        </w:rPr>
        <w:t xml:space="preserve">=32,5+/- 0,5 cm et </w:t>
      </w:r>
      <w:proofErr w:type="spellStart"/>
      <w:r>
        <w:rPr>
          <w:rFonts w:ascii="Calibri" w:hAnsi="Calibri" w:cs="Calibri"/>
        </w:rPr>
        <w:t>f’oc</w:t>
      </w:r>
      <w:proofErr w:type="spellEnd"/>
      <w:r>
        <w:rPr>
          <w:rFonts w:ascii="Calibri" w:hAnsi="Calibri" w:cs="Calibri"/>
        </w:rPr>
        <w:t xml:space="preserve"> = 13 +/- 0,5 cm</w:t>
      </w:r>
    </w:p>
    <w:p w14:paraId="0083485C" w14:textId="40ABFE39" w:rsidR="0054486E" w:rsidRDefault="0054486E">
      <w:pPr>
        <w:tabs>
          <w:tab w:val="left" w:pos="560"/>
          <w:tab w:val="left" w:pos="1120"/>
        </w:tabs>
        <w:jc w:val="both"/>
        <w:rPr>
          <w:rFonts w:ascii="Calibri" w:hAnsi="Calibri" w:cs="Calibri"/>
        </w:rPr>
      </w:pPr>
      <w:r>
        <w:rPr>
          <w:rFonts w:ascii="Calibri" w:hAnsi="Calibri" w:cs="Calibri"/>
        </w:rPr>
        <w:t xml:space="preserve">Les valeurs des distances focales ont été mesurées par </w:t>
      </w:r>
      <w:proofErr w:type="spellStart"/>
      <w:r>
        <w:rPr>
          <w:rFonts w:ascii="Calibri" w:hAnsi="Calibri" w:cs="Calibri"/>
        </w:rPr>
        <w:t>autocollimation</w:t>
      </w:r>
      <w:proofErr w:type="spellEnd"/>
      <w:r>
        <w:rPr>
          <w:rFonts w:ascii="Calibri" w:hAnsi="Calibri" w:cs="Calibri"/>
        </w:rPr>
        <w:t xml:space="preserve"> et les incertitudes sont les incertitudes de mesure de la longueur dues aux conditions de mesure (Mesures à la règle, lentille sur support, on ne connait pas bien la position de la lentille par rapport au sol)</w:t>
      </w:r>
    </w:p>
    <w:p w14:paraId="2144B0B1" w14:textId="633B43ED" w:rsidR="0054486E" w:rsidRDefault="0054486E">
      <w:pPr>
        <w:tabs>
          <w:tab w:val="left" w:pos="560"/>
          <w:tab w:val="left" w:pos="1120"/>
        </w:tabs>
        <w:jc w:val="both"/>
        <w:rPr>
          <w:rFonts w:ascii="Calibri" w:hAnsi="Calibri" w:cs="Calibri"/>
        </w:rPr>
      </w:pPr>
    </w:p>
    <w:p w14:paraId="73A9BBD4" w14:textId="3418030A" w:rsidR="0054486E" w:rsidRDefault="0054486E">
      <w:pPr>
        <w:tabs>
          <w:tab w:val="left" w:pos="560"/>
          <w:tab w:val="left" w:pos="1120"/>
        </w:tabs>
        <w:jc w:val="both"/>
        <w:rPr>
          <w:rFonts w:ascii="Calibri" w:hAnsi="Calibri" w:cs="Calibri"/>
        </w:rPr>
      </w:pPr>
      <w:r>
        <w:rPr>
          <w:rFonts w:ascii="Calibri" w:hAnsi="Calibri" w:cs="Calibri"/>
        </w:rPr>
        <w:lastRenderedPageBreak/>
        <w:t xml:space="preserve">On a alors </w:t>
      </w:r>
      <w:proofErr w:type="spellStart"/>
      <w:r>
        <w:rPr>
          <w:rFonts w:ascii="Calibri" w:hAnsi="Calibri" w:cs="Calibri"/>
        </w:rPr>
        <w:t>Gthéo</w:t>
      </w:r>
      <w:proofErr w:type="spellEnd"/>
      <w:r>
        <w:rPr>
          <w:rFonts w:ascii="Calibri" w:hAnsi="Calibri" w:cs="Calibri"/>
        </w:rPr>
        <w:t>=2,5 +/- 0,1</w:t>
      </w:r>
    </w:p>
    <w:p w14:paraId="4C536BCC" w14:textId="77777777" w:rsidR="00D602FA" w:rsidRDefault="00D602FA">
      <w:pPr>
        <w:tabs>
          <w:tab w:val="left" w:pos="560"/>
          <w:tab w:val="left" w:pos="1120"/>
        </w:tabs>
        <w:jc w:val="both"/>
        <w:rPr>
          <w:rFonts w:ascii="Calibri" w:hAnsi="Calibri" w:cs="Calibri"/>
        </w:rPr>
      </w:pPr>
    </w:p>
    <w:p w14:paraId="375B43E8" w14:textId="5324DF80" w:rsidR="00D602FA" w:rsidRDefault="00C84A39">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54486E">
        <w:rPr>
          <w:rFonts w:ascii="Calibri" w:hAnsi="Calibri" w:cs="Calibri"/>
        </w:rPr>
        <w:t xml:space="preserve"> Devant le jury, l’étudiant mesuré 2 longueurs : longueur de l’image Sans Lunette </w:t>
      </w:r>
      <w:proofErr w:type="spellStart"/>
      <w:r w:rsidR="0054486E">
        <w:rPr>
          <w:rFonts w:ascii="Calibri" w:hAnsi="Calibri" w:cs="Calibri"/>
        </w:rPr>
        <w:t>dSL</w:t>
      </w:r>
      <w:proofErr w:type="spellEnd"/>
      <w:r w:rsidR="0054486E">
        <w:rPr>
          <w:rFonts w:ascii="Calibri" w:hAnsi="Calibri" w:cs="Calibri"/>
        </w:rPr>
        <w:t xml:space="preserve"> et longueur de l’image Avec Lunette </w:t>
      </w:r>
      <w:proofErr w:type="spellStart"/>
      <w:r w:rsidR="0054486E">
        <w:rPr>
          <w:rFonts w:ascii="Calibri" w:hAnsi="Calibri" w:cs="Calibri"/>
        </w:rPr>
        <w:t>dAL</w:t>
      </w:r>
      <w:proofErr w:type="spellEnd"/>
      <w:r w:rsidR="0054486E">
        <w:rPr>
          <w:rFonts w:ascii="Calibri" w:hAnsi="Calibri" w:cs="Calibri"/>
        </w:rPr>
        <w:t>.</w:t>
      </w:r>
    </w:p>
    <w:p w14:paraId="489F23FD" w14:textId="433B12EE" w:rsidR="0054486E" w:rsidRDefault="0054486E">
      <w:pPr>
        <w:tabs>
          <w:tab w:val="left" w:pos="560"/>
          <w:tab w:val="left" w:pos="1120"/>
        </w:tabs>
        <w:jc w:val="both"/>
        <w:rPr>
          <w:rFonts w:ascii="Calibri" w:hAnsi="Calibri" w:cs="Calibri"/>
        </w:rPr>
      </w:pPr>
      <w:proofErr w:type="spellStart"/>
      <w:proofErr w:type="gramStart"/>
      <w:r>
        <w:rPr>
          <w:rFonts w:ascii="Calibri" w:hAnsi="Calibri" w:cs="Calibri"/>
        </w:rPr>
        <w:t>dAL</w:t>
      </w:r>
      <w:proofErr w:type="spellEnd"/>
      <w:proofErr w:type="gramEnd"/>
      <w:r>
        <w:rPr>
          <w:rFonts w:ascii="Calibri" w:hAnsi="Calibri" w:cs="Calibri"/>
        </w:rPr>
        <w:t>= 1,1 +/- 0,1 cm</w:t>
      </w:r>
    </w:p>
    <w:p w14:paraId="4C521F88" w14:textId="706B6852" w:rsidR="0054486E" w:rsidRDefault="0054486E">
      <w:pPr>
        <w:tabs>
          <w:tab w:val="left" w:pos="560"/>
          <w:tab w:val="left" w:pos="1120"/>
        </w:tabs>
        <w:jc w:val="both"/>
        <w:rPr>
          <w:rFonts w:ascii="Calibri" w:hAnsi="Calibri" w:cs="Calibri"/>
        </w:rPr>
      </w:pPr>
      <w:proofErr w:type="spellStart"/>
      <w:proofErr w:type="gramStart"/>
      <w:r>
        <w:rPr>
          <w:rFonts w:ascii="Calibri" w:hAnsi="Calibri" w:cs="Calibri"/>
        </w:rPr>
        <w:t>dSL</w:t>
      </w:r>
      <w:proofErr w:type="spellEnd"/>
      <w:proofErr w:type="gramEnd"/>
      <w:r>
        <w:rPr>
          <w:rFonts w:ascii="Calibri" w:hAnsi="Calibri" w:cs="Calibri"/>
        </w:rPr>
        <w:t>= 0,5 +/- 0,1 cm</w:t>
      </w:r>
    </w:p>
    <w:p w14:paraId="638E101E" w14:textId="0C750447" w:rsidR="0054486E" w:rsidRDefault="0054486E">
      <w:pPr>
        <w:tabs>
          <w:tab w:val="left" w:pos="560"/>
          <w:tab w:val="left" w:pos="1120"/>
        </w:tabs>
        <w:jc w:val="both"/>
        <w:rPr>
          <w:rFonts w:ascii="Calibri" w:hAnsi="Calibri" w:cs="Calibri"/>
        </w:rPr>
      </w:pPr>
    </w:p>
    <w:p w14:paraId="0031C940" w14:textId="21367E6C" w:rsidR="0054486E" w:rsidRDefault="0054486E">
      <w:pPr>
        <w:tabs>
          <w:tab w:val="left" w:pos="560"/>
          <w:tab w:val="left" w:pos="1120"/>
        </w:tabs>
        <w:jc w:val="both"/>
        <w:rPr>
          <w:rFonts w:ascii="Calibri" w:hAnsi="Calibri" w:cs="Calibri"/>
        </w:rPr>
      </w:pPr>
      <w:r>
        <w:rPr>
          <w:rFonts w:ascii="Calibri" w:hAnsi="Calibri" w:cs="Calibri"/>
        </w:rPr>
        <w:t xml:space="preserve">Incertitudes de lecture des graduations de la règle. </w:t>
      </w:r>
    </w:p>
    <w:p w14:paraId="429CB23A" w14:textId="6BDE9257" w:rsidR="0054486E" w:rsidRDefault="0054486E">
      <w:pPr>
        <w:tabs>
          <w:tab w:val="left" w:pos="560"/>
          <w:tab w:val="left" w:pos="1120"/>
        </w:tabs>
        <w:jc w:val="both"/>
        <w:rPr>
          <w:rFonts w:ascii="Calibri" w:hAnsi="Calibri" w:cs="Calibri"/>
        </w:rPr>
      </w:pPr>
      <w:r>
        <w:rPr>
          <w:rFonts w:ascii="Calibri" w:hAnsi="Calibri" w:cs="Calibri"/>
        </w:rPr>
        <w:t xml:space="preserve">On a alors </w:t>
      </w:r>
      <w:proofErr w:type="spellStart"/>
      <w:r>
        <w:rPr>
          <w:rFonts w:ascii="Calibri" w:hAnsi="Calibri" w:cs="Calibri"/>
        </w:rPr>
        <w:t>Gexp</w:t>
      </w:r>
      <w:proofErr w:type="spellEnd"/>
      <w:r>
        <w:rPr>
          <w:rFonts w:ascii="Calibri" w:hAnsi="Calibri" w:cs="Calibri"/>
        </w:rPr>
        <w:t xml:space="preserve">=2,2 +/- 0,5. La valeur trouvée, avec son incertitude, est cohérente avec la valeur théorique ainsi notre mesure est satisfaisante. </w:t>
      </w:r>
    </w:p>
    <w:p w14:paraId="4348EA1B" w14:textId="77777777" w:rsidR="00D602FA" w:rsidRDefault="00D602FA">
      <w:pPr>
        <w:tabs>
          <w:tab w:val="left" w:pos="560"/>
          <w:tab w:val="left" w:pos="1120"/>
        </w:tabs>
        <w:jc w:val="both"/>
        <w:rPr>
          <w:rFonts w:ascii="Calibri" w:hAnsi="Calibri" w:cs="Calibri"/>
          <w:i/>
          <w:iCs/>
          <w:szCs w:val="24"/>
        </w:rPr>
      </w:pPr>
    </w:p>
    <w:p w14:paraId="62289A25" w14:textId="116AAA98" w:rsidR="0054486E" w:rsidRDefault="0054486E" w:rsidP="0054486E">
      <w:pPr>
        <w:pStyle w:val="Titre1"/>
        <w:numPr>
          <w:ilvl w:val="0"/>
          <w:numId w:val="3"/>
        </w:numPr>
      </w:pPr>
      <w:r>
        <w:t xml:space="preserve">I.2) Mise en évidence des rôles des diaphragmes de champ et d’ouverture. </w:t>
      </w:r>
      <w:r w:rsidR="00FB2AA4">
        <w:t>(Qualitatif)</w:t>
      </w:r>
    </w:p>
    <w:p w14:paraId="4AAE625F" w14:textId="1FF718B9" w:rsidR="0054486E" w:rsidRDefault="0054486E" w:rsidP="0054486E">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proofErr w:type="spellStart"/>
      <w:r>
        <w:rPr>
          <w:rFonts w:ascii="Calibri" w:hAnsi="Calibri" w:cs="Calibri"/>
        </w:rPr>
        <w:t>Houard</w:t>
      </w:r>
      <w:proofErr w:type="spellEnd"/>
    </w:p>
    <w:p w14:paraId="1F00A3B1" w14:textId="77777777" w:rsidR="0054486E" w:rsidRDefault="0054486E" w:rsidP="0054486E">
      <w:pPr>
        <w:tabs>
          <w:tab w:val="left" w:pos="560"/>
          <w:tab w:val="left" w:pos="1120"/>
        </w:tabs>
        <w:jc w:val="both"/>
        <w:rPr>
          <w:rFonts w:ascii="Calibri" w:hAnsi="Calibri" w:cs="Calibri"/>
        </w:rPr>
      </w:pPr>
    </w:p>
    <w:p w14:paraId="76947438" w14:textId="40C0A695" w:rsidR="0054486E" w:rsidRDefault="0054486E" w:rsidP="0054486E">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 2 min</w:t>
      </w:r>
    </w:p>
    <w:p w14:paraId="383B8E04" w14:textId="77777777" w:rsidR="0054486E" w:rsidRDefault="0054486E" w:rsidP="0054486E">
      <w:pPr>
        <w:tabs>
          <w:tab w:val="left" w:pos="560"/>
          <w:tab w:val="left" w:pos="1120"/>
        </w:tabs>
        <w:jc w:val="both"/>
        <w:rPr>
          <w:rFonts w:ascii="Calibri" w:hAnsi="Calibri" w:cs="Calibri"/>
        </w:rPr>
      </w:pPr>
    </w:p>
    <w:p w14:paraId="5FC40B17" w14:textId="047FA621" w:rsidR="0054486E" w:rsidRDefault="0054486E" w:rsidP="0054486E">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 Mettre en évi</w:t>
      </w:r>
      <w:r w:rsidR="00FB2AA4">
        <w:rPr>
          <w:rFonts w:ascii="Calibri" w:hAnsi="Calibri" w:cs="Calibri"/>
        </w:rPr>
        <w:t xml:space="preserve">dence le fait que le diaphragme de champ, plus il est fermé, plus l’image </w:t>
      </w:r>
      <w:r w:rsidR="00357F0A">
        <w:rPr>
          <w:rFonts w:ascii="Calibri" w:hAnsi="Calibri" w:cs="Calibri"/>
        </w:rPr>
        <w:t>de l’objet est réduite, ainsi on ne voit pas toute l’image de l’objet car une partie du champ est tronquée, sans que ne soit affectée la luminosité</w:t>
      </w:r>
      <w:r w:rsidR="00FB2AA4">
        <w:rPr>
          <w:rFonts w:ascii="Calibri" w:hAnsi="Calibri" w:cs="Calibri"/>
        </w:rPr>
        <w:t>. Alors que le diaphragme d’ouverture, plus il est fermé, plus la luminosité est faible</w:t>
      </w:r>
      <w:r w:rsidR="00357F0A">
        <w:rPr>
          <w:rFonts w:ascii="Calibri" w:hAnsi="Calibri" w:cs="Calibri"/>
        </w:rPr>
        <w:t>, sans affecter le champ</w:t>
      </w:r>
      <w:r w:rsidR="00FB2AA4">
        <w:rPr>
          <w:rFonts w:ascii="Calibri" w:hAnsi="Calibri" w:cs="Calibri"/>
        </w:rPr>
        <w:t xml:space="preserve">. </w:t>
      </w:r>
    </w:p>
    <w:p w14:paraId="301501DA" w14:textId="30F4D513" w:rsidR="0055737C" w:rsidRDefault="0055737C" w:rsidP="0054486E">
      <w:pPr>
        <w:tabs>
          <w:tab w:val="left" w:pos="560"/>
          <w:tab w:val="left" w:pos="1120"/>
        </w:tabs>
        <w:jc w:val="both"/>
        <w:rPr>
          <w:rFonts w:ascii="Calibri" w:hAnsi="Calibri" w:cs="Calibri"/>
        </w:rPr>
      </w:pPr>
    </w:p>
    <w:p w14:paraId="3B9EFB51" w14:textId="7E6F53EE" w:rsidR="0055737C" w:rsidRDefault="0055737C" w:rsidP="0054486E">
      <w:pPr>
        <w:tabs>
          <w:tab w:val="left" w:pos="560"/>
          <w:tab w:val="left" w:pos="1120"/>
        </w:tabs>
        <w:jc w:val="both"/>
        <w:rPr>
          <w:rFonts w:ascii="Calibri" w:hAnsi="Calibri" w:cs="Calibri"/>
        </w:rPr>
      </w:pPr>
      <w:r>
        <w:rPr>
          <w:rFonts w:ascii="Calibri" w:hAnsi="Calibri" w:cs="Calibri"/>
        </w:rPr>
        <w:t xml:space="preserve">Le diaphragme de champ est placé </w:t>
      </w:r>
      <w:del w:id="4" w:author="jawed" w:date="2020-11-15T12:33:00Z">
        <w:r w:rsidDel="00B4140F">
          <w:rPr>
            <w:rFonts w:ascii="Calibri" w:hAnsi="Calibri" w:cs="Calibri"/>
          </w:rPr>
          <w:delText>près de l’oculaire</w:delText>
        </w:r>
      </w:del>
      <w:ins w:id="5" w:author="jawed" w:date="2020-11-15T12:33:00Z">
        <w:r w:rsidR="00B4140F">
          <w:rPr>
            <w:rFonts w:ascii="Calibri" w:hAnsi="Calibri" w:cs="Calibri"/>
          </w:rPr>
          <w:t>au niveau de l’image intermédiaire</w:t>
        </w:r>
      </w:ins>
      <w:r>
        <w:rPr>
          <w:rFonts w:ascii="Calibri" w:hAnsi="Calibri" w:cs="Calibri"/>
        </w:rPr>
        <w:t xml:space="preserve"> tandis que le diaphragme d’ouverture est placé </w:t>
      </w:r>
      <w:commentRangeStart w:id="6"/>
      <w:r>
        <w:rPr>
          <w:rFonts w:ascii="Calibri" w:hAnsi="Calibri" w:cs="Calibri"/>
        </w:rPr>
        <w:t>près</w:t>
      </w:r>
      <w:commentRangeEnd w:id="6"/>
      <w:r w:rsidR="001B39A1">
        <w:rPr>
          <w:rStyle w:val="Marquedecommentaire"/>
        </w:rPr>
        <w:commentReference w:id="6"/>
      </w:r>
      <w:r>
        <w:rPr>
          <w:rFonts w:ascii="Calibri" w:hAnsi="Calibri" w:cs="Calibri"/>
        </w:rPr>
        <w:t xml:space="preserve"> de l’objectif.</w:t>
      </w:r>
    </w:p>
    <w:p w14:paraId="7EEA50D0" w14:textId="77777777" w:rsidR="0054486E" w:rsidRDefault="0054486E" w:rsidP="0054486E">
      <w:pPr>
        <w:tabs>
          <w:tab w:val="left" w:pos="560"/>
          <w:tab w:val="left" w:pos="1120"/>
        </w:tabs>
        <w:jc w:val="both"/>
        <w:rPr>
          <w:rFonts w:ascii="Calibri" w:hAnsi="Calibri" w:cs="Calibri"/>
        </w:rPr>
      </w:pPr>
    </w:p>
    <w:p w14:paraId="583C8701" w14:textId="77777777" w:rsidR="0054486E" w:rsidRDefault="0054486E" w:rsidP="0054486E">
      <w:pPr>
        <w:tabs>
          <w:tab w:val="left" w:pos="560"/>
          <w:tab w:val="left" w:pos="1120"/>
        </w:tabs>
        <w:jc w:val="both"/>
        <w:rPr>
          <w:rFonts w:ascii="Calibri" w:hAnsi="Calibri" w:cs="Calibri"/>
          <w:i/>
          <w:iCs/>
          <w:szCs w:val="24"/>
        </w:rPr>
      </w:pPr>
    </w:p>
    <w:p w14:paraId="5F49EAF1" w14:textId="2CFC53D1" w:rsidR="00D602FA" w:rsidRDefault="00D602FA">
      <w:pPr>
        <w:tabs>
          <w:tab w:val="left" w:pos="560"/>
          <w:tab w:val="left" w:pos="1120"/>
        </w:tabs>
        <w:jc w:val="both"/>
        <w:rPr>
          <w:rFonts w:ascii="Calibri" w:hAnsi="Calibri" w:cs="Calibri"/>
        </w:rPr>
      </w:pPr>
    </w:p>
    <w:p w14:paraId="31C7174A" w14:textId="2BA435B9" w:rsidR="00D602FA" w:rsidRDefault="00FB2AA4">
      <w:pPr>
        <w:pStyle w:val="Titre1"/>
        <w:numPr>
          <w:ilvl w:val="0"/>
          <w:numId w:val="3"/>
        </w:numPr>
      </w:pPr>
      <w:r>
        <w:t xml:space="preserve">II) Vérification de la loi I </w:t>
      </w:r>
      <w:r>
        <w:rPr>
          <w:rFonts w:ascii="Arial" w:hAnsi="Arial" w:cs="Arial"/>
        </w:rPr>
        <w:t>α</w:t>
      </w:r>
      <w:r>
        <w:t xml:space="preserve"> 1/N² pour un appareil photo</w:t>
      </w:r>
    </w:p>
    <w:p w14:paraId="55ADB879" w14:textId="77777777" w:rsidR="00357F0A" w:rsidRPr="00357F0A" w:rsidRDefault="00357F0A" w:rsidP="00357F0A">
      <w:pPr>
        <w:pStyle w:val="Corpsdetexte"/>
      </w:pPr>
    </w:p>
    <w:p w14:paraId="634A1AC6" w14:textId="5CBE68DE" w:rsidR="00FB2AA4" w:rsidRPr="00FB2AA4" w:rsidRDefault="000D00FA" w:rsidP="00FB2AA4">
      <w:pPr>
        <w:pStyle w:val="Corpsdetexte"/>
      </w:pPr>
      <w:r>
        <w:rPr>
          <w:noProof/>
          <w:lang w:eastAsia="fr-FR"/>
        </w:rPr>
        <w:drawing>
          <wp:inline distT="0" distB="0" distL="0" distR="0" wp14:anchorId="0FC9FED8" wp14:editId="3B42E2CD">
            <wp:extent cx="4057650" cy="189547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137" t="32735" r="18383" b="12058"/>
                    <a:stretch/>
                  </pic:blipFill>
                  <pic:spPr bwMode="auto">
                    <a:xfrm>
                      <a:off x="0" y="0"/>
                      <a:ext cx="4057650" cy="1895475"/>
                    </a:xfrm>
                    <a:prstGeom prst="rect">
                      <a:avLst/>
                    </a:prstGeom>
                    <a:ln>
                      <a:noFill/>
                    </a:ln>
                    <a:extLst>
                      <a:ext uri="{53640926-AAD7-44D8-BBD7-CCE9431645EC}">
                        <a14:shadowObscured xmlns:a14="http://schemas.microsoft.com/office/drawing/2010/main"/>
                      </a:ext>
                    </a:extLst>
                  </pic:spPr>
                </pic:pic>
              </a:graphicData>
            </a:graphic>
          </wp:inline>
        </w:drawing>
      </w:r>
    </w:p>
    <w:p w14:paraId="3DD52F66" w14:textId="0908AD6B" w:rsidR="00D602FA" w:rsidRDefault="00C84A39">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FB2AA4">
        <w:rPr>
          <w:rFonts w:ascii="Calibri" w:hAnsi="Calibri" w:cs="Calibri"/>
        </w:rPr>
        <w:t xml:space="preserve"> Sextant</w:t>
      </w:r>
    </w:p>
    <w:p w14:paraId="36883AC4" w14:textId="77777777" w:rsidR="00D602FA" w:rsidRDefault="00D602FA">
      <w:pPr>
        <w:tabs>
          <w:tab w:val="left" w:pos="560"/>
          <w:tab w:val="left" w:pos="1120"/>
        </w:tabs>
        <w:jc w:val="both"/>
        <w:rPr>
          <w:rFonts w:ascii="Calibri" w:hAnsi="Calibri" w:cs="Calibri"/>
        </w:rPr>
      </w:pPr>
    </w:p>
    <w:p w14:paraId="23433B76" w14:textId="75B22285" w:rsidR="00D602FA" w:rsidRDefault="00C84A3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FB2AA4">
        <w:rPr>
          <w:rFonts w:ascii="Calibri" w:hAnsi="Calibri" w:cs="Calibri"/>
        </w:rPr>
        <w:t xml:space="preserve"> 8 min</w:t>
      </w:r>
    </w:p>
    <w:p w14:paraId="654CD191" w14:textId="77777777" w:rsidR="00D602FA" w:rsidRDefault="00D602FA">
      <w:pPr>
        <w:tabs>
          <w:tab w:val="left" w:pos="560"/>
          <w:tab w:val="left" w:pos="1120"/>
        </w:tabs>
        <w:jc w:val="both"/>
        <w:rPr>
          <w:rFonts w:ascii="Calibri" w:hAnsi="Calibri" w:cs="Calibri"/>
        </w:rPr>
      </w:pPr>
    </w:p>
    <w:p w14:paraId="4F108E41" w14:textId="09042731" w:rsidR="00D602FA" w:rsidRDefault="00C84A39">
      <w:pPr>
        <w:tabs>
          <w:tab w:val="left" w:pos="560"/>
          <w:tab w:val="left" w:pos="1120"/>
        </w:tabs>
        <w:jc w:val="both"/>
        <w:rPr>
          <w:rFonts w:ascii="Calibri" w:hAnsi="Calibri" w:cs="Calibri"/>
        </w:rPr>
      </w:pPr>
      <w:r>
        <w:rPr>
          <w:rFonts w:ascii="Calibri" w:hAnsi="Calibri" w:cs="Calibri"/>
          <w:u w:val="single"/>
        </w:rPr>
        <w:lastRenderedPageBreak/>
        <w:t>But de la manip</w:t>
      </w:r>
      <w:r>
        <w:rPr>
          <w:rFonts w:ascii="Calibri" w:hAnsi="Calibri" w:cs="Calibri"/>
        </w:rPr>
        <w:t> :</w:t>
      </w:r>
      <w:r w:rsidR="00FB2AA4">
        <w:rPr>
          <w:rFonts w:ascii="Calibri" w:hAnsi="Calibri" w:cs="Calibri"/>
        </w:rPr>
        <w:t xml:space="preserve"> Vérifier la loi qui stipule que l’intensité traversant un objectif d’appareil photo est inversement proportionnel au nombre d’ouverture au carré. Avec N=f’/D avec f’ focale de la lentille et D diamètre du diaphragme</w:t>
      </w:r>
      <w:r w:rsidR="00357F0A">
        <w:rPr>
          <w:rFonts w:ascii="Calibri" w:hAnsi="Calibri" w:cs="Calibri"/>
        </w:rPr>
        <w:t>.</w:t>
      </w:r>
    </w:p>
    <w:p w14:paraId="492E20A4" w14:textId="77777777" w:rsidR="00D602FA" w:rsidRDefault="00D602FA">
      <w:pPr>
        <w:tabs>
          <w:tab w:val="left" w:pos="560"/>
          <w:tab w:val="left" w:pos="1120"/>
        </w:tabs>
        <w:jc w:val="both"/>
        <w:rPr>
          <w:rFonts w:ascii="Calibri" w:hAnsi="Calibri" w:cs="Calibri"/>
        </w:rPr>
      </w:pPr>
    </w:p>
    <w:p w14:paraId="5F8D4557" w14:textId="77777777" w:rsidR="00276447" w:rsidRDefault="00C84A39">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357F0A">
        <w:rPr>
          <w:rFonts w:ascii="Calibri" w:hAnsi="Calibri" w:cs="Calibri"/>
        </w:rPr>
        <w:t xml:space="preserve"> </w:t>
      </w:r>
      <w:r w:rsidR="00086682">
        <w:rPr>
          <w:rFonts w:ascii="Calibri" w:hAnsi="Calibri" w:cs="Calibri"/>
        </w:rPr>
        <w:t xml:space="preserve"> On prend les valeurs de l’intensité pour différents diamètre D, (donc différentes valeurs de N). On pr</w:t>
      </w:r>
      <w:r w:rsidR="00276447">
        <w:rPr>
          <w:rFonts w:ascii="Calibri" w:hAnsi="Calibri" w:cs="Calibri"/>
        </w:rPr>
        <w:t xml:space="preserve">end comme incertitude l’incertitude de la notice de l’ampère mètre </w:t>
      </w:r>
      <w:proofErr w:type="spellStart"/>
      <w:r w:rsidR="00276447">
        <w:rPr>
          <w:rFonts w:ascii="Calibri" w:hAnsi="Calibri" w:cs="Calibri"/>
        </w:rPr>
        <w:t>c-a-d</w:t>
      </w:r>
      <w:proofErr w:type="spellEnd"/>
      <w:r w:rsidR="00276447">
        <w:rPr>
          <w:rFonts w:ascii="Calibri" w:hAnsi="Calibri" w:cs="Calibri"/>
        </w:rPr>
        <w:t xml:space="preserve"> 2% de la valeur lue + 3 unités arbitraires (ajouter 3 à la dernière valeur lue sur l’ampèremètre.) On trouve une courbe qui ressemble à une droite : on réalise un ajustement linéaire et on trouve un χ² réduit de 680. Cette valeur est très importante, preuve que soit : </w:t>
      </w:r>
    </w:p>
    <w:p w14:paraId="18E281C7" w14:textId="77777777" w:rsidR="00276447" w:rsidRDefault="00276447">
      <w:pPr>
        <w:tabs>
          <w:tab w:val="left" w:pos="560"/>
          <w:tab w:val="left" w:pos="1120"/>
        </w:tabs>
        <w:jc w:val="both"/>
        <w:rPr>
          <w:rFonts w:ascii="Calibri" w:hAnsi="Calibri" w:cs="Calibri"/>
        </w:rPr>
      </w:pPr>
      <w:r>
        <w:rPr>
          <w:rFonts w:ascii="Calibri" w:hAnsi="Calibri" w:cs="Calibri"/>
        </w:rPr>
        <w:t>- les incertitudes ont été sous-estimées.</w:t>
      </w:r>
    </w:p>
    <w:p w14:paraId="39FC7BC1" w14:textId="77777777" w:rsidR="00276447" w:rsidRDefault="00276447">
      <w:pPr>
        <w:tabs>
          <w:tab w:val="left" w:pos="560"/>
          <w:tab w:val="left" w:pos="1120"/>
        </w:tabs>
        <w:jc w:val="both"/>
        <w:rPr>
          <w:rFonts w:ascii="Calibri" w:hAnsi="Calibri" w:cs="Calibri"/>
        </w:rPr>
      </w:pPr>
      <w:r>
        <w:rPr>
          <w:rFonts w:ascii="Calibri" w:hAnsi="Calibri" w:cs="Calibri"/>
        </w:rPr>
        <w:t xml:space="preserve">- Le modèle est incorrect. </w:t>
      </w:r>
    </w:p>
    <w:p w14:paraId="4073F3D5" w14:textId="77777777" w:rsidR="00276447" w:rsidRDefault="00276447">
      <w:pPr>
        <w:tabs>
          <w:tab w:val="left" w:pos="560"/>
          <w:tab w:val="left" w:pos="1120"/>
        </w:tabs>
        <w:jc w:val="both"/>
        <w:rPr>
          <w:rFonts w:ascii="Calibri" w:hAnsi="Calibri" w:cs="Calibri"/>
        </w:rPr>
      </w:pPr>
      <w:r>
        <w:rPr>
          <w:rFonts w:ascii="Calibri" w:hAnsi="Calibri" w:cs="Calibri"/>
        </w:rPr>
        <w:t xml:space="preserve">- Le montage cache des erreurs systématiques ou des erreurs de montage. </w:t>
      </w:r>
    </w:p>
    <w:p w14:paraId="21133D03" w14:textId="77777777" w:rsidR="00276447" w:rsidRDefault="00276447">
      <w:pPr>
        <w:tabs>
          <w:tab w:val="left" w:pos="560"/>
          <w:tab w:val="left" w:pos="1120"/>
        </w:tabs>
        <w:jc w:val="both"/>
        <w:rPr>
          <w:rFonts w:ascii="Calibri" w:hAnsi="Calibri" w:cs="Calibri"/>
        </w:rPr>
      </w:pPr>
    </w:p>
    <w:p w14:paraId="7A9931E6" w14:textId="36DA5044" w:rsidR="00112B6F" w:rsidRDefault="00276447">
      <w:pPr>
        <w:tabs>
          <w:tab w:val="left" w:pos="560"/>
          <w:tab w:val="left" w:pos="1120"/>
        </w:tabs>
        <w:jc w:val="both"/>
        <w:rPr>
          <w:rFonts w:ascii="Calibri" w:hAnsi="Calibri" w:cs="Calibri"/>
        </w:rPr>
      </w:pPr>
      <w:r w:rsidRPr="00276447">
        <w:rPr>
          <w:rFonts w:ascii="Calibri" w:hAnsi="Calibri" w:cs="Calibri"/>
          <w:b/>
          <w:bCs/>
          <w:u w:val="single"/>
        </w:rPr>
        <w:t>On peut citer comme erreurs de montage</w:t>
      </w:r>
      <w:r>
        <w:rPr>
          <w:rFonts w:ascii="Calibri" w:hAnsi="Calibri" w:cs="Calibri"/>
        </w:rPr>
        <w:t> : Le fait qu’on ait branché la diode, non auto-alimentée, directement à l’ampèremètre</w:t>
      </w:r>
      <w:del w:id="7" w:author="jawed" w:date="2020-11-15T12:33:00Z">
        <w:r w:rsidDel="00B4140F">
          <w:rPr>
            <w:rFonts w:ascii="Calibri" w:hAnsi="Calibri" w:cs="Calibri"/>
          </w:rPr>
          <w:delText xml:space="preserve"> </w:delText>
        </w:r>
      </w:del>
      <w:ins w:id="8" w:author="jawed" w:date="2020-11-15T12:33:00Z">
        <w:r w:rsidR="00B4140F">
          <w:rPr>
            <w:rFonts w:ascii="Calibri" w:hAnsi="Calibri" w:cs="Calibri"/>
          </w:rPr>
          <w:t>, la diode ne fonctionne pas nécessairement en régime linéaire dans ces conditions</w:t>
        </w:r>
      </w:ins>
      <w:del w:id="9" w:author="jawed" w:date="2020-11-15T12:33:00Z">
        <w:r w:rsidDel="00B4140F">
          <w:rPr>
            <w:rFonts w:ascii="Calibri" w:hAnsi="Calibri" w:cs="Calibri"/>
          </w:rPr>
          <w:delText>peut fausser le</w:delText>
        </w:r>
        <w:r w:rsidR="00112B6F" w:rsidDel="00B4140F">
          <w:rPr>
            <w:rFonts w:ascii="Calibri" w:hAnsi="Calibri" w:cs="Calibri"/>
          </w:rPr>
          <w:delText>s valeurs</w:delText>
        </w:r>
      </w:del>
      <w:r w:rsidR="00112B6F">
        <w:rPr>
          <w:rFonts w:ascii="Calibri" w:hAnsi="Calibri" w:cs="Calibri"/>
        </w:rPr>
        <w:t xml:space="preserve">. </w:t>
      </w:r>
      <w:commentRangeStart w:id="10"/>
      <w:r w:rsidR="00112B6F">
        <w:rPr>
          <w:rFonts w:ascii="Calibri" w:hAnsi="Calibri" w:cs="Calibri"/>
        </w:rPr>
        <w:t>Il faudrait prendre une diode auto-alimentée ou la brancher à une alimentation</w:t>
      </w:r>
      <w:ins w:id="11" w:author="jawed" w:date="2020-11-15T12:33:00Z">
        <w:r w:rsidR="00B4140F">
          <w:rPr>
            <w:rFonts w:ascii="Calibri" w:hAnsi="Calibri" w:cs="Calibri"/>
          </w:rPr>
          <w:t xml:space="preserve"> pour qu’elle fonctio</w:t>
        </w:r>
      </w:ins>
      <w:ins w:id="12" w:author="jawed" w:date="2020-11-15T12:34:00Z">
        <w:r w:rsidR="00B4140F">
          <w:rPr>
            <w:rFonts w:ascii="Calibri" w:hAnsi="Calibri" w:cs="Calibri"/>
          </w:rPr>
          <w:t>nne en régime linéaire</w:t>
        </w:r>
      </w:ins>
      <w:r w:rsidR="00112B6F">
        <w:rPr>
          <w:rFonts w:ascii="Calibri" w:hAnsi="Calibri" w:cs="Calibri"/>
        </w:rPr>
        <w:t xml:space="preserve">. </w:t>
      </w:r>
      <w:commentRangeEnd w:id="10"/>
      <w:r w:rsidR="001B39A1">
        <w:rPr>
          <w:rStyle w:val="Marquedecommentaire"/>
        </w:rPr>
        <w:commentReference w:id="10"/>
      </w:r>
    </w:p>
    <w:p w14:paraId="4BD45D05" w14:textId="71D1BDBD" w:rsidR="00276447" w:rsidRDefault="00112B6F">
      <w:pPr>
        <w:tabs>
          <w:tab w:val="left" w:pos="560"/>
          <w:tab w:val="left" w:pos="1120"/>
        </w:tabs>
        <w:jc w:val="both"/>
        <w:rPr>
          <w:rFonts w:ascii="Calibri" w:hAnsi="Calibri" w:cs="Calibri"/>
        </w:rPr>
      </w:pPr>
      <w:commentRangeStart w:id="13"/>
      <w:r>
        <w:rPr>
          <w:rFonts w:ascii="Calibri" w:hAnsi="Calibri" w:cs="Calibri"/>
        </w:rPr>
        <w:t>Également, le fait que l’objectif soit à l’envers. Pour afficher une image, cela ne change pas grand-chose, mais pour une mesure d’intensité lumineuse, la position du diaphragme a peut-être un effet.</w:t>
      </w:r>
      <w:ins w:id="14" w:author="jawed" w:date="2020-11-15T12:34:00Z">
        <w:r w:rsidR="00B4140F">
          <w:rPr>
            <w:rFonts w:ascii="Calibri" w:hAnsi="Calibri" w:cs="Calibri"/>
          </w:rPr>
          <w:t xml:space="preserve"> C’est également une façon étrange de caractériser l’instrument puisqu’on le </w:t>
        </w:r>
      </w:ins>
      <w:ins w:id="15" w:author="jawed" w:date="2020-11-15T12:35:00Z">
        <w:r w:rsidR="00B4140F">
          <w:rPr>
            <w:rFonts w:ascii="Calibri" w:hAnsi="Calibri" w:cs="Calibri"/>
          </w:rPr>
          <w:t>caractérise dans une condition qui n’est pas une condition d’utilisation.</w:t>
        </w:r>
      </w:ins>
      <w:r>
        <w:rPr>
          <w:rFonts w:ascii="Calibri" w:hAnsi="Calibri" w:cs="Calibri"/>
        </w:rPr>
        <w:t xml:space="preserve"> </w:t>
      </w:r>
      <w:r w:rsidR="00276447">
        <w:rPr>
          <w:rFonts w:ascii="Calibri" w:hAnsi="Calibri" w:cs="Calibri"/>
        </w:rPr>
        <w:t xml:space="preserve">  </w:t>
      </w:r>
      <w:commentRangeEnd w:id="13"/>
      <w:r w:rsidR="00987D85">
        <w:rPr>
          <w:rStyle w:val="Marquedecommentaire"/>
        </w:rPr>
        <w:commentReference w:id="13"/>
      </w:r>
    </w:p>
    <w:p w14:paraId="278EEB96" w14:textId="77777777" w:rsidR="00276447" w:rsidRDefault="00276447">
      <w:pPr>
        <w:tabs>
          <w:tab w:val="left" w:pos="560"/>
          <w:tab w:val="left" w:pos="1120"/>
        </w:tabs>
        <w:jc w:val="both"/>
        <w:rPr>
          <w:rFonts w:ascii="Calibri" w:hAnsi="Calibri" w:cs="Calibri"/>
        </w:rPr>
      </w:pPr>
    </w:p>
    <w:p w14:paraId="09A702EE" w14:textId="2D0157B8" w:rsidR="00D602FA" w:rsidRDefault="00276447">
      <w:pPr>
        <w:tabs>
          <w:tab w:val="left" w:pos="560"/>
          <w:tab w:val="left" w:pos="1120"/>
        </w:tabs>
        <w:jc w:val="both"/>
        <w:rPr>
          <w:rFonts w:ascii="Calibri" w:hAnsi="Calibri" w:cs="Calibri"/>
        </w:rPr>
      </w:pPr>
      <w:r>
        <w:rPr>
          <w:rFonts w:ascii="Calibri" w:hAnsi="Calibri" w:cs="Calibri"/>
        </w:rPr>
        <w:t xml:space="preserve"> </w:t>
      </w:r>
    </w:p>
    <w:p w14:paraId="672825A6" w14:textId="77777777" w:rsidR="00D602FA" w:rsidRDefault="00D602FA">
      <w:pPr>
        <w:tabs>
          <w:tab w:val="left" w:pos="560"/>
          <w:tab w:val="left" w:pos="1120"/>
        </w:tabs>
        <w:jc w:val="both"/>
        <w:rPr>
          <w:rFonts w:ascii="Calibri" w:hAnsi="Calibri" w:cs="Calibri"/>
          <w:i/>
          <w:iCs/>
          <w:szCs w:val="24"/>
        </w:rPr>
      </w:pPr>
    </w:p>
    <w:p w14:paraId="0A392C32" w14:textId="77777777" w:rsidR="00D602FA" w:rsidRDefault="00D602FA">
      <w:pPr>
        <w:tabs>
          <w:tab w:val="left" w:pos="560"/>
          <w:tab w:val="left" w:pos="1120"/>
        </w:tabs>
        <w:jc w:val="both"/>
        <w:rPr>
          <w:rFonts w:ascii="Calibri" w:hAnsi="Calibri" w:cs="Calibri"/>
        </w:rPr>
      </w:pPr>
    </w:p>
    <w:p w14:paraId="4E613A4D" w14:textId="24D7B5E3" w:rsidR="00D602FA" w:rsidRDefault="00112B6F">
      <w:pPr>
        <w:pStyle w:val="Titre1"/>
        <w:numPr>
          <w:ilvl w:val="0"/>
          <w:numId w:val="3"/>
        </w:numPr>
      </w:pPr>
      <w:r>
        <w:t>III) Mesure du grossissement</w:t>
      </w:r>
      <w:r w:rsidR="004F11BB">
        <w:t xml:space="preserve"> commercial</w:t>
      </w:r>
      <w:r>
        <w:t xml:space="preserve"> </w:t>
      </w:r>
      <w:r w:rsidR="008B553B">
        <w:t>d’un microscope</w:t>
      </w:r>
    </w:p>
    <w:p w14:paraId="748F1FEC" w14:textId="1F15ED0B" w:rsidR="004F11BB" w:rsidRPr="004F11BB" w:rsidRDefault="004F11BB" w:rsidP="004F11BB">
      <w:pPr>
        <w:pStyle w:val="Corpsdetexte"/>
      </w:pPr>
      <w:r>
        <w:rPr>
          <w:noProof/>
          <w:lang w:eastAsia="fr-FR"/>
        </w:rPr>
        <w:drawing>
          <wp:inline distT="0" distB="0" distL="0" distR="0" wp14:anchorId="070CE828" wp14:editId="4AD6A45C">
            <wp:extent cx="6183447" cy="2333625"/>
            <wp:effectExtent l="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29890" r="3946" b="52474"/>
                    <a:stretch/>
                  </pic:blipFill>
                  <pic:spPr bwMode="auto">
                    <a:xfrm>
                      <a:off x="0" y="0"/>
                      <a:ext cx="6189577" cy="2335939"/>
                    </a:xfrm>
                    <a:prstGeom prst="rect">
                      <a:avLst/>
                    </a:prstGeom>
                    <a:noFill/>
                    <a:ln>
                      <a:noFill/>
                    </a:ln>
                    <a:extLst>
                      <a:ext uri="{53640926-AAD7-44D8-BBD7-CCE9431645EC}">
                        <a14:shadowObscured xmlns:a14="http://schemas.microsoft.com/office/drawing/2010/main"/>
                      </a:ext>
                    </a:extLst>
                  </pic:spPr>
                </pic:pic>
              </a:graphicData>
            </a:graphic>
          </wp:inline>
        </w:drawing>
      </w:r>
    </w:p>
    <w:p w14:paraId="03068866" w14:textId="1A6EFCD8" w:rsidR="00D602FA" w:rsidRDefault="00C84A39">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w:t>
      </w:r>
      <w:r w:rsidR="00112B6F">
        <w:rPr>
          <w:rFonts w:ascii="Calibri" w:hAnsi="Calibri" w:cs="Calibri"/>
        </w:rPr>
        <w:t>Sextant, TP Instruments d’Optique</w:t>
      </w:r>
    </w:p>
    <w:p w14:paraId="2CAB5E2A" w14:textId="77777777" w:rsidR="00D602FA" w:rsidRDefault="00D602FA">
      <w:pPr>
        <w:tabs>
          <w:tab w:val="left" w:pos="560"/>
          <w:tab w:val="left" w:pos="1120"/>
        </w:tabs>
        <w:jc w:val="both"/>
        <w:rPr>
          <w:rFonts w:ascii="Calibri" w:hAnsi="Calibri" w:cs="Calibri"/>
        </w:rPr>
      </w:pPr>
    </w:p>
    <w:p w14:paraId="45483213" w14:textId="0CF78359" w:rsidR="00D602FA" w:rsidRDefault="00C84A39">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xml:space="preserve"> : </w:t>
      </w:r>
      <w:r w:rsidR="00112B6F">
        <w:rPr>
          <w:rFonts w:ascii="Calibri" w:hAnsi="Calibri" w:cs="Calibri"/>
        </w:rPr>
        <w:t>8 min</w:t>
      </w:r>
    </w:p>
    <w:p w14:paraId="7DB5D1F3" w14:textId="77777777" w:rsidR="00D602FA" w:rsidRDefault="00D602FA">
      <w:pPr>
        <w:tabs>
          <w:tab w:val="left" w:pos="560"/>
          <w:tab w:val="left" w:pos="1120"/>
        </w:tabs>
        <w:jc w:val="both"/>
        <w:rPr>
          <w:rFonts w:ascii="Calibri" w:hAnsi="Calibri" w:cs="Calibri"/>
        </w:rPr>
      </w:pPr>
    </w:p>
    <w:p w14:paraId="43444951" w14:textId="03BAAF21" w:rsidR="00D602FA" w:rsidRDefault="00C84A39">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4F11BB">
        <w:rPr>
          <w:rFonts w:ascii="Calibri" w:hAnsi="Calibri" w:cs="Calibri"/>
        </w:rPr>
        <w:t xml:space="preserve"> Mesurer le grossissement commercial d’un microscope et le comparer à la valeur </w:t>
      </w:r>
      <w:r w:rsidR="006673E9">
        <w:rPr>
          <w:rFonts w:ascii="Calibri" w:hAnsi="Calibri" w:cs="Calibri"/>
        </w:rPr>
        <w:t>théorique</w:t>
      </w:r>
      <w:r w:rsidR="004F11BB">
        <w:rPr>
          <w:rFonts w:ascii="Calibri" w:hAnsi="Calibri" w:cs="Calibri"/>
        </w:rPr>
        <w:t xml:space="preserve">, qui est égale au produit du grossissement commercial de l’oculaire et du grandissement </w:t>
      </w:r>
      <w:r w:rsidR="004F11BB">
        <w:rPr>
          <w:rFonts w:ascii="Calibri" w:hAnsi="Calibri" w:cs="Calibri"/>
        </w:rPr>
        <w:lastRenderedPageBreak/>
        <w:t xml:space="preserve">de l’oculaire. La notice ne présentait pas d’incertitude pour ces valeurs, on a donc </w:t>
      </w:r>
      <w:proofErr w:type="spellStart"/>
      <w:r w:rsidR="004F11BB">
        <w:rPr>
          <w:rFonts w:ascii="Calibri" w:hAnsi="Calibri" w:cs="Calibri"/>
        </w:rPr>
        <w:t>G</w:t>
      </w:r>
      <w:r w:rsidR="006673E9">
        <w:rPr>
          <w:rFonts w:ascii="Calibri" w:hAnsi="Calibri" w:cs="Calibri"/>
        </w:rPr>
        <w:t>c</w:t>
      </w:r>
      <w:r w:rsidR="004F11BB">
        <w:rPr>
          <w:rFonts w:ascii="Calibri" w:hAnsi="Calibri" w:cs="Calibri"/>
        </w:rPr>
        <w:t>théo</w:t>
      </w:r>
      <w:proofErr w:type="spellEnd"/>
      <w:r w:rsidR="004F11BB">
        <w:rPr>
          <w:rFonts w:ascii="Calibri" w:hAnsi="Calibri" w:cs="Calibri"/>
        </w:rPr>
        <w:t xml:space="preserve"> = 4*10=40. </w:t>
      </w:r>
    </w:p>
    <w:p w14:paraId="6CCD5109" w14:textId="24441A3E" w:rsidR="004F11BB" w:rsidRDefault="004F11BB">
      <w:pPr>
        <w:tabs>
          <w:tab w:val="left" w:pos="560"/>
          <w:tab w:val="left" w:pos="1120"/>
        </w:tabs>
        <w:jc w:val="both"/>
        <w:rPr>
          <w:rFonts w:ascii="Calibri" w:hAnsi="Calibri" w:cs="Calibri"/>
        </w:rPr>
      </w:pPr>
      <w:r>
        <w:rPr>
          <w:rFonts w:ascii="Calibri" w:hAnsi="Calibri" w:cs="Calibri"/>
        </w:rPr>
        <w:t xml:space="preserve">Le grossissement commercial est égal également à l’angle du rayon émergent divisé par l’angle sous lequel on voit l’objet au </w:t>
      </w:r>
      <w:proofErr w:type="spellStart"/>
      <w:r>
        <w:rPr>
          <w:rFonts w:ascii="Calibri" w:hAnsi="Calibri" w:cs="Calibri"/>
        </w:rPr>
        <w:t>ponctum</w:t>
      </w:r>
      <w:proofErr w:type="spellEnd"/>
      <w:r>
        <w:rPr>
          <w:rFonts w:ascii="Calibri" w:hAnsi="Calibri" w:cs="Calibri"/>
        </w:rPr>
        <w:t xml:space="preserve"> </w:t>
      </w:r>
      <w:proofErr w:type="spellStart"/>
      <w:r>
        <w:rPr>
          <w:rFonts w:ascii="Calibri" w:hAnsi="Calibri" w:cs="Calibri"/>
        </w:rPr>
        <w:t>proximum</w:t>
      </w:r>
      <w:proofErr w:type="spellEnd"/>
      <w:r>
        <w:rPr>
          <w:rFonts w:ascii="Calibri" w:hAnsi="Calibri" w:cs="Calibri"/>
        </w:rPr>
        <w:t>.</w:t>
      </w:r>
    </w:p>
    <w:p w14:paraId="63AF741E" w14:textId="5D069A8F" w:rsidR="004F11BB" w:rsidRDefault="004F11BB">
      <w:pPr>
        <w:tabs>
          <w:tab w:val="left" w:pos="560"/>
          <w:tab w:val="left" w:pos="1120"/>
        </w:tabs>
        <w:jc w:val="both"/>
        <w:rPr>
          <w:rFonts w:ascii="Calibri" w:hAnsi="Calibri" w:cs="Calibri"/>
        </w:rPr>
      </w:pPr>
    </w:p>
    <w:p w14:paraId="61643CDC" w14:textId="5D7FA6C0" w:rsidR="004F11BB" w:rsidRDefault="004F11BB">
      <w:pPr>
        <w:tabs>
          <w:tab w:val="left" w:pos="560"/>
          <w:tab w:val="left" w:pos="1120"/>
        </w:tabs>
        <w:jc w:val="both"/>
        <w:rPr>
          <w:rFonts w:ascii="Calibri" w:hAnsi="Calibri" w:cs="Calibri"/>
        </w:rPr>
      </w:pPr>
    </w:p>
    <w:p w14:paraId="5CE19DDA" w14:textId="198B88E9" w:rsidR="00D602FA" w:rsidRDefault="00C84A39">
      <w:pPr>
        <w:tabs>
          <w:tab w:val="left" w:pos="560"/>
          <w:tab w:val="left" w:pos="1120"/>
        </w:tabs>
        <w:jc w:val="both"/>
        <w:rPr>
          <w:rFonts w:ascii="Calibri" w:hAnsi="Calibri" w:cs="Calibri"/>
        </w:rPr>
      </w:pPr>
      <w:r>
        <w:rPr>
          <w:rFonts w:ascii="Calibri" w:hAnsi="Calibri" w:cs="Calibri"/>
          <w:u w:val="single"/>
        </w:rPr>
        <w:t>Mesure présentée devant le jury</w:t>
      </w:r>
      <w:r>
        <w:rPr>
          <w:rFonts w:ascii="Calibri" w:hAnsi="Calibri" w:cs="Calibri"/>
        </w:rPr>
        <w:t> :</w:t>
      </w:r>
      <w:r w:rsidR="004F11BB">
        <w:rPr>
          <w:rFonts w:ascii="Calibri" w:hAnsi="Calibri" w:cs="Calibri"/>
        </w:rPr>
        <w:t xml:space="preserve"> On a placé une mire jouant le </w:t>
      </w:r>
      <w:proofErr w:type="spellStart"/>
      <w:r w:rsidR="004F11BB">
        <w:rPr>
          <w:rFonts w:ascii="Calibri" w:hAnsi="Calibri" w:cs="Calibri"/>
        </w:rPr>
        <w:t>role</w:t>
      </w:r>
      <w:proofErr w:type="spellEnd"/>
      <w:r w:rsidR="004F11BB">
        <w:rPr>
          <w:rFonts w:ascii="Calibri" w:hAnsi="Calibri" w:cs="Calibri"/>
        </w:rPr>
        <w:t xml:space="preserve"> d’objet à l’entrée du microscope et on souhaite observer son image sur l’écran à 1m de distance. On fait en sorte que la lumière émergente de la source soit focalisée sur l’entrée du microscope afin d’avoir la meilleure image possible. On peut également placer une lentille de focale 1m accolée à l’oculaire du microscope afin de voir l’image nette sur l’écran à 1m. </w:t>
      </w:r>
    </w:p>
    <w:p w14:paraId="19101F4D" w14:textId="1A8D797C" w:rsidR="004F11BB" w:rsidRDefault="004F11BB">
      <w:pPr>
        <w:tabs>
          <w:tab w:val="left" w:pos="560"/>
          <w:tab w:val="left" w:pos="1120"/>
        </w:tabs>
        <w:jc w:val="both"/>
        <w:rPr>
          <w:rFonts w:ascii="Calibri" w:hAnsi="Calibri" w:cs="Calibri"/>
        </w:rPr>
      </w:pPr>
    </w:p>
    <w:p w14:paraId="407A397A" w14:textId="1618032C" w:rsidR="004F11BB" w:rsidRDefault="001E4D57">
      <w:pPr>
        <w:tabs>
          <w:tab w:val="left" w:pos="560"/>
          <w:tab w:val="left" w:pos="1120"/>
        </w:tabs>
        <w:jc w:val="both"/>
        <w:rPr>
          <w:rFonts w:ascii="Calibri" w:hAnsi="Calibri" w:cs="Calibri"/>
        </w:rPr>
      </w:pPr>
      <w:r>
        <w:rPr>
          <w:rFonts w:ascii="Calibri" w:hAnsi="Calibri" w:cs="Calibri"/>
          <w:noProof/>
          <w:lang w:eastAsia="fr-FR"/>
        </w:rPr>
        <mc:AlternateContent>
          <mc:Choice Requires="wpi">
            <w:drawing>
              <wp:anchor distT="0" distB="0" distL="114300" distR="114300" simplePos="0" relativeHeight="251728896" behindDoc="0" locked="0" layoutInCell="1" allowOverlap="1" wp14:anchorId="323E6F6D" wp14:editId="5351B5DF">
                <wp:simplePos x="0" y="0"/>
                <wp:positionH relativeFrom="column">
                  <wp:posOffset>3610695</wp:posOffset>
                </wp:positionH>
                <wp:positionV relativeFrom="paragraph">
                  <wp:posOffset>35925</wp:posOffset>
                </wp:positionV>
                <wp:extent cx="16920" cy="65160"/>
                <wp:effectExtent l="38100" t="38100" r="40640" b="49530"/>
                <wp:wrapNone/>
                <wp:docPr id="61" name="Encre 61"/>
                <wp:cNvGraphicFramePr/>
                <a:graphic xmlns:a="http://schemas.openxmlformats.org/drawingml/2006/main">
                  <a:graphicData uri="http://schemas.microsoft.com/office/word/2010/wordprocessingInk">
                    <w14:contentPart bwMode="auto" r:id="rId18">
                      <w14:nvContentPartPr>
                        <w14:cNvContentPartPr/>
                      </w14:nvContentPartPr>
                      <w14:xfrm>
                        <a:off x="0" y="0"/>
                        <a:ext cx="16920" cy="65160"/>
                      </w14:xfrm>
                    </w14:contentPart>
                  </a:graphicData>
                </a:graphic>
              </wp:anchor>
            </w:drawing>
          </mc:Choice>
          <mc:Fallback>
            <w:pict>
              <v:shapetype w14:anchorId="6D3183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1" o:spid="_x0000_s1026" type="#_x0000_t75" style="position:absolute;margin-left:283.6pt;margin-top:2.15pt;width:2.75pt;height:6.5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">
                <v:imagedata r:id="rId19" o:title=""/>
              </v:shape>
            </w:pict>
          </mc:Fallback>
        </mc:AlternateContent>
      </w:r>
    </w:p>
    <w:p w14:paraId="775A72FC" w14:textId="2D765F2D" w:rsidR="004F11BB" w:rsidRDefault="004F11BB">
      <w:pPr>
        <w:tabs>
          <w:tab w:val="left" w:pos="560"/>
          <w:tab w:val="left" w:pos="1120"/>
        </w:tabs>
        <w:jc w:val="both"/>
        <w:rPr>
          <w:rFonts w:ascii="Calibri" w:hAnsi="Calibri" w:cs="Calibri"/>
        </w:rPr>
      </w:pPr>
      <w:r>
        <w:rPr>
          <w:rFonts w:ascii="Calibri" w:hAnsi="Calibri" w:cs="Calibri"/>
          <w:noProof/>
          <w:lang w:eastAsia="fr-FR"/>
        </w:rPr>
        <mc:AlternateContent>
          <mc:Choice Requires="wpi">
            <w:drawing>
              <wp:anchor distT="0" distB="0" distL="114300" distR="114300" simplePos="0" relativeHeight="251710464" behindDoc="0" locked="0" layoutInCell="1" allowOverlap="1" wp14:anchorId="1C796669" wp14:editId="1EF887B1">
                <wp:simplePos x="0" y="0"/>
                <wp:positionH relativeFrom="column">
                  <wp:posOffset>3045460</wp:posOffset>
                </wp:positionH>
                <wp:positionV relativeFrom="paragraph">
                  <wp:posOffset>-111760</wp:posOffset>
                </wp:positionV>
                <wp:extent cx="492640" cy="443230"/>
                <wp:effectExtent l="38100" t="38100" r="41275" b="52070"/>
                <wp:wrapNone/>
                <wp:docPr id="41" name="Encre 41"/>
                <wp:cNvGraphicFramePr/>
                <a:graphic xmlns:a="http://schemas.openxmlformats.org/drawingml/2006/main">
                  <a:graphicData uri="http://schemas.microsoft.com/office/word/2010/wordprocessingInk">
                    <w14:contentPart bwMode="auto" r:id="rId20">
                      <w14:nvContentPartPr>
                        <w14:cNvContentPartPr/>
                      </w14:nvContentPartPr>
                      <w14:xfrm>
                        <a:off x="0" y="0"/>
                        <a:ext cx="492640" cy="443230"/>
                      </w14:xfrm>
                    </w14:contentPart>
                  </a:graphicData>
                </a:graphic>
              </wp:anchor>
            </w:drawing>
          </mc:Choice>
          <mc:Fallback>
            <w:pict>
              <v:shape w14:anchorId="0A8F3F66" id="Encre 41" o:spid="_x0000_s1026" type="#_x0000_t75" style="position:absolute;margin-left:239.1pt;margin-top:-9.5pt;width:40.25pt;height:36.3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&#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">
                <v:imagedata r:id="rId21" o:title=""/>
              </v:shape>
            </w:pict>
          </mc:Fallback>
        </mc:AlternateContent>
      </w:r>
    </w:p>
    <w:p w14:paraId="10B40553" w14:textId="58AB9425" w:rsidR="004F11BB" w:rsidRDefault="004F11BB">
      <w:pPr>
        <w:tabs>
          <w:tab w:val="left" w:pos="560"/>
          <w:tab w:val="left" w:pos="1120"/>
        </w:tabs>
        <w:jc w:val="both"/>
        <w:rPr>
          <w:rFonts w:ascii="Calibri" w:hAnsi="Calibri" w:cs="Calibri"/>
        </w:rPr>
      </w:pPr>
    </w:p>
    <w:p w14:paraId="6E8A35C5" w14:textId="677ECD1C" w:rsidR="004F11BB" w:rsidRDefault="004F11BB">
      <w:pPr>
        <w:tabs>
          <w:tab w:val="left" w:pos="560"/>
          <w:tab w:val="left" w:pos="1120"/>
        </w:tabs>
        <w:jc w:val="both"/>
        <w:rPr>
          <w:rFonts w:ascii="Calibri" w:hAnsi="Calibri" w:cs="Calibri"/>
        </w:rPr>
      </w:pPr>
      <w:r>
        <w:rPr>
          <w:rFonts w:ascii="Calibri" w:hAnsi="Calibri" w:cs="Calibri"/>
          <w:noProof/>
          <w:lang w:eastAsia="fr-FR"/>
        </w:rPr>
        <mc:AlternateContent>
          <mc:Choice Requires="wpi">
            <w:drawing>
              <wp:anchor distT="0" distB="0" distL="114300" distR="114300" simplePos="0" relativeHeight="251726848" behindDoc="0" locked="0" layoutInCell="1" allowOverlap="1" wp14:anchorId="28240144" wp14:editId="711AF462">
                <wp:simplePos x="0" y="0"/>
                <wp:positionH relativeFrom="column">
                  <wp:posOffset>480060</wp:posOffset>
                </wp:positionH>
                <wp:positionV relativeFrom="paragraph">
                  <wp:posOffset>-52070</wp:posOffset>
                </wp:positionV>
                <wp:extent cx="475975" cy="129540"/>
                <wp:effectExtent l="38100" t="38100" r="635" b="41910"/>
                <wp:wrapNone/>
                <wp:docPr id="57" name="Encre 57"/>
                <wp:cNvGraphicFramePr/>
                <a:graphic xmlns:a="http://schemas.openxmlformats.org/drawingml/2006/main">
                  <a:graphicData uri="http://schemas.microsoft.com/office/word/2010/wordprocessingInk">
                    <w14:contentPart bwMode="auto" r:id="rId22">
                      <w14:nvContentPartPr>
                        <w14:cNvContentPartPr/>
                      </w14:nvContentPartPr>
                      <w14:xfrm>
                        <a:off x="0" y="0"/>
                        <a:ext cx="475975" cy="129540"/>
                      </w14:xfrm>
                    </w14:contentPart>
                  </a:graphicData>
                </a:graphic>
              </wp:anchor>
            </w:drawing>
          </mc:Choice>
          <mc:Fallback>
            <w:pict>
              <v:shape w14:anchorId="4C020F9B" id="Encre 57" o:spid="_x0000_s1026" type="#_x0000_t75" style="position:absolute;margin-left:37.1pt;margin-top:-4.8pt;width:38.9pt;height:11.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">
                <v:imagedata r:id="rId23" o:title=""/>
              </v:shape>
            </w:pict>
          </mc:Fallback>
        </mc:AlternateContent>
      </w:r>
    </w:p>
    <w:p w14:paraId="2613BB5B" w14:textId="66FE1C20" w:rsidR="004F11BB" w:rsidRDefault="004F11BB">
      <w:pPr>
        <w:tabs>
          <w:tab w:val="left" w:pos="560"/>
          <w:tab w:val="left" w:pos="1120"/>
        </w:tabs>
        <w:jc w:val="both"/>
        <w:rPr>
          <w:rFonts w:ascii="Calibri" w:hAnsi="Calibri" w:cs="Calibri"/>
        </w:rPr>
      </w:pPr>
      <w:r>
        <w:rPr>
          <w:rFonts w:ascii="Calibri" w:hAnsi="Calibri" w:cs="Calibri"/>
          <w:noProof/>
          <w:lang w:eastAsia="fr-FR"/>
        </w:rPr>
        <mc:AlternateContent>
          <mc:Choice Requires="wpi">
            <w:drawing>
              <wp:anchor distT="0" distB="0" distL="114300" distR="114300" simplePos="0" relativeHeight="251721728" behindDoc="0" locked="0" layoutInCell="1" allowOverlap="1" wp14:anchorId="4A4B8529" wp14:editId="58C03BF0">
                <wp:simplePos x="0" y="0"/>
                <wp:positionH relativeFrom="column">
                  <wp:posOffset>447735</wp:posOffset>
                </wp:positionH>
                <wp:positionV relativeFrom="paragraph">
                  <wp:posOffset>-812800</wp:posOffset>
                </wp:positionV>
                <wp:extent cx="3670560" cy="1725480"/>
                <wp:effectExtent l="57150" t="38100" r="6350" b="46355"/>
                <wp:wrapNone/>
                <wp:docPr id="52" name="Encre 52"/>
                <wp:cNvGraphicFramePr/>
                <a:graphic xmlns:a="http://schemas.openxmlformats.org/drawingml/2006/main">
                  <a:graphicData uri="http://schemas.microsoft.com/office/word/2010/wordprocessingInk">
                    <w14:contentPart bwMode="auto" r:id="rId24">
                      <w14:nvContentPartPr>
                        <w14:cNvContentPartPr/>
                      </w14:nvContentPartPr>
                      <w14:xfrm>
                        <a:off x="0" y="0"/>
                        <a:ext cx="3670560" cy="1725480"/>
                      </w14:xfrm>
                    </w14:contentPart>
                  </a:graphicData>
                </a:graphic>
                <wp14:sizeRelH relativeFrom="margin">
                  <wp14:pctWidth>0</wp14:pctWidth>
                </wp14:sizeRelH>
                <wp14:sizeRelV relativeFrom="margin">
                  <wp14:pctHeight>0</wp14:pctHeight>
                </wp14:sizeRelV>
              </wp:anchor>
            </w:drawing>
          </mc:Choice>
          <mc:Fallback>
            <w:pict>
              <v:shape w14:anchorId="2123F14C" id="Encre 52" o:spid="_x0000_s1026" type="#_x0000_t75" style="position:absolute;margin-left:34.55pt;margin-top:-64.7pt;width:290.4pt;height:137.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">
                <v:imagedata r:id="rId25" o:title=""/>
              </v:shape>
            </w:pict>
          </mc:Fallback>
        </mc:AlternateContent>
      </w:r>
    </w:p>
    <w:p w14:paraId="5A1172C6" w14:textId="6A6CFC6E" w:rsidR="004F11BB" w:rsidRDefault="004F11BB">
      <w:pPr>
        <w:tabs>
          <w:tab w:val="left" w:pos="560"/>
          <w:tab w:val="left" w:pos="1120"/>
        </w:tabs>
        <w:jc w:val="both"/>
        <w:rPr>
          <w:rFonts w:ascii="Calibri" w:hAnsi="Calibri" w:cs="Calibri"/>
        </w:rPr>
      </w:pPr>
    </w:p>
    <w:p w14:paraId="721CF461" w14:textId="531B0F85" w:rsidR="004F11BB" w:rsidRDefault="004F11BB">
      <w:pPr>
        <w:tabs>
          <w:tab w:val="left" w:pos="560"/>
          <w:tab w:val="left" w:pos="1120"/>
        </w:tabs>
        <w:jc w:val="both"/>
        <w:rPr>
          <w:rFonts w:ascii="Calibri" w:hAnsi="Calibri" w:cs="Calibri"/>
        </w:rPr>
      </w:pPr>
    </w:p>
    <w:p w14:paraId="0E5FC4DE" w14:textId="500D7725" w:rsidR="004F11BB" w:rsidRDefault="004F11BB">
      <w:pPr>
        <w:tabs>
          <w:tab w:val="left" w:pos="560"/>
          <w:tab w:val="left" w:pos="1120"/>
        </w:tabs>
        <w:jc w:val="both"/>
        <w:rPr>
          <w:rFonts w:ascii="Calibri" w:hAnsi="Calibri" w:cs="Calibri"/>
        </w:rPr>
      </w:pPr>
    </w:p>
    <w:p w14:paraId="6D3807AE" w14:textId="747B68ED" w:rsidR="004F11BB" w:rsidRDefault="004F11BB">
      <w:pPr>
        <w:tabs>
          <w:tab w:val="left" w:pos="560"/>
          <w:tab w:val="left" w:pos="1120"/>
        </w:tabs>
        <w:jc w:val="both"/>
        <w:rPr>
          <w:rFonts w:ascii="Calibri" w:hAnsi="Calibri" w:cs="Calibri"/>
        </w:rPr>
      </w:pPr>
      <w:r>
        <w:rPr>
          <w:rFonts w:ascii="Calibri" w:hAnsi="Calibri" w:cs="Calibri"/>
          <w:noProof/>
          <w:lang w:eastAsia="fr-FR"/>
        </w:rPr>
        <mc:AlternateContent>
          <mc:Choice Requires="wpi">
            <w:drawing>
              <wp:anchor distT="0" distB="0" distL="114300" distR="114300" simplePos="0" relativeHeight="251727872" behindDoc="0" locked="0" layoutInCell="1" allowOverlap="1" wp14:anchorId="3D753D9D" wp14:editId="57120071">
                <wp:simplePos x="0" y="0"/>
                <wp:positionH relativeFrom="column">
                  <wp:posOffset>2004015</wp:posOffset>
                </wp:positionH>
                <wp:positionV relativeFrom="paragraph">
                  <wp:posOffset>35515</wp:posOffset>
                </wp:positionV>
                <wp:extent cx="55080" cy="7920"/>
                <wp:effectExtent l="38100" t="57150" r="40640" b="49530"/>
                <wp:wrapNone/>
                <wp:docPr id="60" name="Encre 60"/>
                <wp:cNvGraphicFramePr/>
                <a:graphic xmlns:a="http://schemas.openxmlformats.org/drawingml/2006/main">
                  <a:graphicData uri="http://schemas.microsoft.com/office/word/2010/wordprocessingInk">
                    <w14:contentPart bwMode="auto" r:id="rId26">
                      <w14:nvContentPartPr>
                        <w14:cNvContentPartPr/>
                      </w14:nvContentPartPr>
                      <w14:xfrm>
                        <a:off x="0" y="0"/>
                        <a:ext cx="55080" cy="7920"/>
                      </w14:xfrm>
                    </w14:contentPart>
                  </a:graphicData>
                </a:graphic>
              </wp:anchor>
            </w:drawing>
          </mc:Choice>
          <mc:Fallback>
            <w:pict>
              <v:shape w14:anchorId="50987315" id="Encre 60" o:spid="_x0000_s1026" type="#_x0000_t75" style="position:absolute;margin-left:157.1pt;margin-top:2.1pt;width:5.8pt;height: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">
                <v:imagedata r:id="rId27" o:title=""/>
              </v:shape>
            </w:pict>
          </mc:Fallback>
        </mc:AlternateContent>
      </w:r>
    </w:p>
    <w:p w14:paraId="5DA07617" w14:textId="45DE9A8A" w:rsidR="004F11BB" w:rsidRDefault="004F11BB">
      <w:pPr>
        <w:tabs>
          <w:tab w:val="left" w:pos="560"/>
          <w:tab w:val="left" w:pos="1120"/>
        </w:tabs>
        <w:jc w:val="both"/>
        <w:rPr>
          <w:rFonts w:ascii="Calibri" w:hAnsi="Calibri" w:cs="Calibri"/>
        </w:rPr>
      </w:pPr>
      <w:r>
        <w:rPr>
          <w:rFonts w:ascii="Calibri" w:hAnsi="Calibri" w:cs="Calibri"/>
        </w:rPr>
        <w:t xml:space="preserve">On mesure alors l’angle d’un rayon émergent en mesurant une longueur sur l’image et en la divisant par 1m. </w:t>
      </w:r>
      <w:r w:rsidR="001E4D57">
        <w:rPr>
          <w:rFonts w:ascii="Calibri" w:hAnsi="Calibri" w:cs="Calibri"/>
        </w:rPr>
        <w:t>On connait également la valeur d’une graduation sur la mire, d=</w:t>
      </w:r>
    </w:p>
    <w:p w14:paraId="1EDECFED" w14:textId="77777777" w:rsidR="001E4D57" w:rsidRDefault="001E4D57">
      <w:pPr>
        <w:tabs>
          <w:tab w:val="left" w:pos="560"/>
          <w:tab w:val="left" w:pos="1120"/>
        </w:tabs>
        <w:jc w:val="both"/>
        <w:rPr>
          <w:rFonts w:ascii="Calibri" w:hAnsi="Calibri" w:cs="Calibri"/>
        </w:rPr>
      </w:pPr>
      <w:r>
        <w:rPr>
          <w:rFonts w:ascii="Calibri" w:hAnsi="Calibri" w:cs="Calibri"/>
        </w:rPr>
        <w:t xml:space="preserve">Données : </w:t>
      </w:r>
    </w:p>
    <w:p w14:paraId="1DB7F316" w14:textId="701DABE3" w:rsidR="001E4D57" w:rsidRDefault="001E4D57">
      <w:pPr>
        <w:tabs>
          <w:tab w:val="left" w:pos="560"/>
          <w:tab w:val="left" w:pos="1120"/>
        </w:tabs>
        <w:jc w:val="both"/>
        <w:rPr>
          <w:rFonts w:ascii="Calibri" w:hAnsi="Calibri" w:cs="Calibri"/>
        </w:rPr>
      </w:pPr>
      <w:proofErr w:type="gramStart"/>
      <w:r>
        <w:rPr>
          <w:rFonts w:ascii="Calibri" w:hAnsi="Calibri" w:cs="Calibri"/>
        </w:rPr>
        <w:t>f</w:t>
      </w:r>
      <w:proofErr w:type="gramEnd"/>
      <w:r>
        <w:rPr>
          <w:rFonts w:ascii="Calibri" w:hAnsi="Calibri" w:cs="Calibri"/>
        </w:rPr>
        <w:t>’=101 +/- 1 cm (mesurée par auto-collimation)</w:t>
      </w:r>
    </w:p>
    <w:p w14:paraId="3D5804F2" w14:textId="1EB7D6D9" w:rsidR="001E4D57" w:rsidRDefault="001E4D57">
      <w:pPr>
        <w:tabs>
          <w:tab w:val="left" w:pos="560"/>
          <w:tab w:val="left" w:pos="1120"/>
        </w:tabs>
        <w:jc w:val="both"/>
        <w:rPr>
          <w:rFonts w:ascii="Calibri" w:hAnsi="Calibri" w:cs="Calibri"/>
        </w:rPr>
      </w:pPr>
      <w:proofErr w:type="gramStart"/>
      <w:r>
        <w:rPr>
          <w:rFonts w:ascii="Calibri" w:hAnsi="Calibri" w:cs="Calibri"/>
        </w:rPr>
        <w:t>d</w:t>
      </w:r>
      <w:proofErr w:type="gramEnd"/>
      <w:r>
        <w:rPr>
          <w:rFonts w:ascii="Calibri" w:hAnsi="Calibri" w:cs="Calibri"/>
        </w:rPr>
        <w:t>’=1,6 +/- 0,1 cm (Incertitude de lecture de la règle sur l’écran)</w:t>
      </w:r>
    </w:p>
    <w:p w14:paraId="0DBA1781" w14:textId="593A7A72" w:rsidR="006673E9" w:rsidRDefault="006673E9">
      <w:pPr>
        <w:tabs>
          <w:tab w:val="left" w:pos="560"/>
          <w:tab w:val="left" w:pos="1120"/>
        </w:tabs>
        <w:jc w:val="both"/>
        <w:rPr>
          <w:rFonts w:ascii="Calibri" w:hAnsi="Calibri" w:cs="Calibri"/>
        </w:rPr>
      </w:pPr>
      <w:r>
        <w:rPr>
          <w:rFonts w:ascii="Calibri" w:hAnsi="Calibri" w:cs="Calibri"/>
        </w:rPr>
        <w:t>L=25 cm (</w:t>
      </w:r>
      <w:proofErr w:type="spellStart"/>
      <w:r>
        <w:rPr>
          <w:rFonts w:ascii="Calibri" w:hAnsi="Calibri" w:cs="Calibri"/>
        </w:rPr>
        <w:t>Ponctum</w:t>
      </w:r>
      <w:proofErr w:type="spellEnd"/>
      <w:r>
        <w:rPr>
          <w:rFonts w:ascii="Calibri" w:hAnsi="Calibri" w:cs="Calibri"/>
        </w:rPr>
        <w:t xml:space="preserve"> </w:t>
      </w:r>
      <w:proofErr w:type="spellStart"/>
      <w:r>
        <w:rPr>
          <w:rFonts w:ascii="Calibri" w:hAnsi="Calibri" w:cs="Calibri"/>
        </w:rPr>
        <w:t>proximum</w:t>
      </w:r>
      <w:proofErr w:type="spellEnd"/>
      <w:r>
        <w:rPr>
          <w:rFonts w:ascii="Calibri" w:hAnsi="Calibri" w:cs="Calibri"/>
        </w:rPr>
        <w:t>)</w:t>
      </w:r>
    </w:p>
    <w:p w14:paraId="57DEE2B0" w14:textId="60381913" w:rsidR="001E4D57" w:rsidRDefault="001E4D57">
      <w:pPr>
        <w:tabs>
          <w:tab w:val="left" w:pos="560"/>
          <w:tab w:val="left" w:pos="1120"/>
        </w:tabs>
        <w:jc w:val="both"/>
        <w:rPr>
          <w:rFonts w:ascii="Calibri" w:hAnsi="Calibri" w:cs="Calibri"/>
        </w:rPr>
      </w:pPr>
      <w:r>
        <w:rPr>
          <w:rFonts w:ascii="Calibri" w:hAnsi="Calibri" w:cs="Calibri"/>
        </w:rPr>
        <w:t xml:space="preserve">d= </w:t>
      </w:r>
      <w:r w:rsidR="006673E9">
        <w:rPr>
          <w:rFonts w:ascii="Calibri" w:hAnsi="Calibri" w:cs="Calibri"/>
        </w:rPr>
        <w:t xml:space="preserve">0,1 mm </w:t>
      </w:r>
      <w:ins w:id="16" w:author="jawed" w:date="2020-11-15T12:41:00Z">
        <w:r w:rsidR="00B4140F">
          <w:rPr>
            <w:rFonts w:ascii="Calibri" w:hAnsi="Calibri" w:cs="Calibri"/>
          </w:rPr>
          <w:t>(Taille d’une graduation de la mire)</w:t>
        </w:r>
      </w:ins>
    </w:p>
    <w:p w14:paraId="1EF66BDC" w14:textId="59582BD4" w:rsidR="006673E9" w:rsidRDefault="006673E9">
      <w:pPr>
        <w:tabs>
          <w:tab w:val="left" w:pos="560"/>
          <w:tab w:val="left" w:pos="1120"/>
        </w:tabs>
        <w:jc w:val="both"/>
        <w:rPr>
          <w:rFonts w:ascii="Calibri" w:hAnsi="Calibri" w:cs="Calibri"/>
        </w:rPr>
      </w:pPr>
      <w:commentRangeStart w:id="17"/>
      <w:proofErr w:type="gramStart"/>
      <w:r>
        <w:rPr>
          <w:rFonts w:ascii="Calibri" w:hAnsi="Calibri" w:cs="Calibri"/>
        </w:rPr>
        <w:t>ainsi</w:t>
      </w:r>
      <w:proofErr w:type="gramEnd"/>
      <w:r>
        <w:rPr>
          <w:rFonts w:ascii="Calibri" w:hAnsi="Calibri" w:cs="Calibri"/>
        </w:rPr>
        <w:t xml:space="preserve"> </w:t>
      </w:r>
      <w:proofErr w:type="spellStart"/>
      <w:r>
        <w:rPr>
          <w:rFonts w:ascii="Calibri" w:hAnsi="Calibri" w:cs="Calibri"/>
        </w:rPr>
        <w:t>θd</w:t>
      </w:r>
      <w:proofErr w:type="spellEnd"/>
      <w:r>
        <w:rPr>
          <w:rFonts w:ascii="Calibri" w:hAnsi="Calibri" w:cs="Calibri"/>
        </w:rPr>
        <w:t>=d/L= 4.10^-4</w:t>
      </w:r>
      <w:commentRangeEnd w:id="17"/>
      <w:r w:rsidR="001B39A1">
        <w:rPr>
          <w:rStyle w:val="Marquedecommentaire"/>
        </w:rPr>
        <w:commentReference w:id="17"/>
      </w:r>
      <w:ins w:id="18" w:author="jawed" w:date="2020-11-15T12:35:00Z">
        <w:r w:rsidR="00B4140F">
          <w:rPr>
            <w:rFonts w:ascii="Calibri" w:hAnsi="Calibri" w:cs="Calibri"/>
          </w:rPr>
          <w:t xml:space="preserve"> rad</w:t>
        </w:r>
      </w:ins>
    </w:p>
    <w:p w14:paraId="5F5D2E53" w14:textId="1E8DBAE8" w:rsidR="006673E9" w:rsidRDefault="006673E9">
      <w:pPr>
        <w:tabs>
          <w:tab w:val="left" w:pos="560"/>
          <w:tab w:val="left" w:pos="1120"/>
        </w:tabs>
        <w:jc w:val="both"/>
        <w:rPr>
          <w:rFonts w:ascii="Calibri" w:hAnsi="Calibri" w:cs="Calibri"/>
        </w:rPr>
      </w:pPr>
      <w:proofErr w:type="gramStart"/>
      <w:r>
        <w:rPr>
          <w:rFonts w:ascii="Calibri" w:hAnsi="Calibri" w:cs="Calibri"/>
        </w:rPr>
        <w:t>et</w:t>
      </w:r>
      <w:proofErr w:type="gramEnd"/>
      <w:r>
        <w:rPr>
          <w:rFonts w:ascii="Calibri" w:hAnsi="Calibri" w:cs="Calibri"/>
        </w:rPr>
        <w:t xml:space="preserve"> θ’=d’/f’=0,0158 +/- 0,0010 </w:t>
      </w:r>
      <w:ins w:id="19" w:author="jawed" w:date="2020-11-15T12:35:00Z">
        <w:r w:rsidR="00B4140F">
          <w:rPr>
            <w:rFonts w:ascii="Calibri" w:hAnsi="Calibri" w:cs="Calibri"/>
          </w:rPr>
          <w:t>rad</w:t>
        </w:r>
      </w:ins>
      <w:del w:id="20" w:author="jawed" w:date="2020-11-15T12:35:00Z">
        <w:r w:rsidDel="00B4140F">
          <w:rPr>
            <w:rFonts w:ascii="Calibri" w:hAnsi="Calibri" w:cs="Calibri"/>
          </w:rPr>
          <w:delText>°</w:delText>
        </w:r>
      </w:del>
      <w:r>
        <w:rPr>
          <w:rFonts w:ascii="Calibri" w:hAnsi="Calibri" w:cs="Calibri"/>
        </w:rPr>
        <w:t xml:space="preserve"> (incertitude</w:t>
      </w:r>
      <w:r w:rsidR="00D15A42">
        <w:rPr>
          <w:rFonts w:ascii="Calibri" w:hAnsi="Calibri" w:cs="Calibri"/>
        </w:rPr>
        <w:t xml:space="preserve"> calculée à partir des incertitudes de f’ et d’)</w:t>
      </w:r>
    </w:p>
    <w:p w14:paraId="01581718" w14:textId="189B8BF9" w:rsidR="006673E9" w:rsidRDefault="006673E9">
      <w:pPr>
        <w:tabs>
          <w:tab w:val="left" w:pos="560"/>
          <w:tab w:val="left" w:pos="1120"/>
        </w:tabs>
        <w:jc w:val="both"/>
        <w:rPr>
          <w:rFonts w:ascii="Calibri" w:hAnsi="Calibri" w:cs="Calibri"/>
        </w:rPr>
      </w:pPr>
      <w:proofErr w:type="spellStart"/>
      <w:r>
        <w:rPr>
          <w:rFonts w:ascii="Calibri" w:hAnsi="Calibri" w:cs="Calibri"/>
        </w:rPr>
        <w:t>Gc</w:t>
      </w:r>
      <w:proofErr w:type="spellEnd"/>
      <w:r>
        <w:rPr>
          <w:rFonts w:ascii="Calibri" w:hAnsi="Calibri" w:cs="Calibri"/>
        </w:rPr>
        <w:t xml:space="preserve"> = θ’/</w:t>
      </w:r>
      <w:r w:rsidRPr="006673E9">
        <w:rPr>
          <w:rFonts w:ascii="Calibri" w:hAnsi="Calibri" w:cs="Calibri"/>
        </w:rPr>
        <w:t xml:space="preserve"> </w:t>
      </w:r>
      <w:proofErr w:type="spellStart"/>
      <w:r>
        <w:rPr>
          <w:rFonts w:ascii="Calibri" w:hAnsi="Calibri" w:cs="Calibri"/>
        </w:rPr>
        <w:t>θd</w:t>
      </w:r>
      <w:proofErr w:type="spellEnd"/>
      <w:r>
        <w:rPr>
          <w:rFonts w:ascii="Calibri" w:hAnsi="Calibri" w:cs="Calibri"/>
        </w:rPr>
        <w:t xml:space="preserve"> = 39,6 +/- 2,5 </w:t>
      </w:r>
      <w:ins w:id="21" w:author="jawed" w:date="2020-11-15T12:35:00Z">
        <w:r w:rsidR="00B4140F">
          <w:rPr>
            <w:rFonts w:ascii="Calibri" w:hAnsi="Calibri" w:cs="Calibri"/>
          </w:rPr>
          <w:t xml:space="preserve"> </w:t>
        </w:r>
      </w:ins>
    </w:p>
    <w:p w14:paraId="5EC6962E" w14:textId="037C48FE" w:rsidR="006673E9" w:rsidRDefault="006673E9">
      <w:pPr>
        <w:tabs>
          <w:tab w:val="left" w:pos="560"/>
          <w:tab w:val="left" w:pos="1120"/>
        </w:tabs>
        <w:jc w:val="both"/>
        <w:rPr>
          <w:rFonts w:ascii="Calibri" w:hAnsi="Calibri" w:cs="Calibri"/>
        </w:rPr>
      </w:pPr>
    </w:p>
    <w:p w14:paraId="5208E96D" w14:textId="46CD2700" w:rsidR="006673E9" w:rsidRDefault="006673E9">
      <w:pPr>
        <w:tabs>
          <w:tab w:val="left" w:pos="560"/>
          <w:tab w:val="left" w:pos="1120"/>
        </w:tabs>
        <w:jc w:val="both"/>
        <w:rPr>
          <w:rFonts w:ascii="Calibri" w:hAnsi="Calibri" w:cs="Calibri"/>
        </w:rPr>
      </w:pPr>
      <w:r>
        <w:rPr>
          <w:rFonts w:ascii="Calibri" w:hAnsi="Calibri" w:cs="Calibri"/>
        </w:rPr>
        <w:t>Cette mesure est bien cohérente avec la valeur</w:t>
      </w:r>
      <w:r w:rsidR="00D15A42">
        <w:rPr>
          <w:rFonts w:ascii="Calibri" w:hAnsi="Calibri" w:cs="Calibri"/>
        </w:rPr>
        <w:t xml:space="preserve"> théorique </w:t>
      </w:r>
      <w:proofErr w:type="spellStart"/>
      <w:r w:rsidR="00D15A42">
        <w:rPr>
          <w:rFonts w:ascii="Calibri" w:hAnsi="Calibri" w:cs="Calibri"/>
        </w:rPr>
        <w:t>Gcthéo</w:t>
      </w:r>
      <w:proofErr w:type="spellEnd"/>
      <w:r w:rsidR="00D15A42">
        <w:rPr>
          <w:rFonts w:ascii="Calibri" w:hAnsi="Calibri" w:cs="Calibri"/>
        </w:rPr>
        <w:t xml:space="preserve"> = 40. </w:t>
      </w:r>
    </w:p>
    <w:p w14:paraId="7DF15C00" w14:textId="77777777" w:rsidR="001E4D57" w:rsidRDefault="001E4D57">
      <w:pPr>
        <w:tabs>
          <w:tab w:val="left" w:pos="560"/>
          <w:tab w:val="left" w:pos="1120"/>
        </w:tabs>
        <w:jc w:val="both"/>
        <w:rPr>
          <w:rFonts w:ascii="Calibri" w:hAnsi="Calibri" w:cs="Calibri"/>
        </w:rPr>
      </w:pPr>
    </w:p>
    <w:p w14:paraId="2F1056FC" w14:textId="4C58743B" w:rsidR="00D15A42" w:rsidRDefault="00D15A42" w:rsidP="00D15A42">
      <w:pPr>
        <w:pStyle w:val="Titre1"/>
        <w:numPr>
          <w:ilvl w:val="0"/>
          <w:numId w:val="3"/>
        </w:numPr>
      </w:pPr>
      <w:r>
        <w:t>III) Mise en évidence des ab</w:t>
      </w:r>
      <w:ins w:id="22" w:author="Clément S" w:date="2020-11-11T16:49:00Z">
        <w:r w:rsidR="00987D85">
          <w:t>e</w:t>
        </w:r>
      </w:ins>
      <w:del w:id="23" w:author="Clément S" w:date="2020-11-11T16:49:00Z">
        <w:r w:rsidDel="00987D85">
          <w:delText>é</w:delText>
        </w:r>
      </w:del>
      <w:r>
        <w:t>rrations chromatiques (Qualitatif)</w:t>
      </w:r>
    </w:p>
    <w:p w14:paraId="7CB66FEE" w14:textId="77777777" w:rsidR="001E4D57" w:rsidRDefault="001E4D57">
      <w:pPr>
        <w:tabs>
          <w:tab w:val="left" w:pos="560"/>
          <w:tab w:val="left" w:pos="1120"/>
        </w:tabs>
        <w:jc w:val="both"/>
        <w:rPr>
          <w:rFonts w:ascii="Calibri" w:hAnsi="Calibri" w:cs="Calibri"/>
        </w:rPr>
      </w:pPr>
    </w:p>
    <w:p w14:paraId="52966CF5" w14:textId="0AC5B113" w:rsidR="00D15A42" w:rsidRDefault="00D15A42" w:rsidP="00D15A42">
      <w:pPr>
        <w:tabs>
          <w:tab w:val="left" w:pos="560"/>
          <w:tab w:val="left" w:pos="1120"/>
        </w:tabs>
        <w:jc w:val="both"/>
        <w:rPr>
          <w:rFonts w:ascii="Calibri" w:hAnsi="Calibri" w:cs="Calibri"/>
        </w:rPr>
      </w:pPr>
      <w:r>
        <w:rPr>
          <w:rFonts w:ascii="Calibri" w:hAnsi="Calibri" w:cs="Calibri"/>
          <w:u w:val="single"/>
        </w:rPr>
        <w:t>Référence</w:t>
      </w:r>
      <w:r>
        <w:rPr>
          <w:rFonts w:ascii="Calibri" w:hAnsi="Calibri" w:cs="Calibri"/>
        </w:rPr>
        <w:t xml:space="preserve"> : Sextant, TP Instruments d’Optique, </w:t>
      </w:r>
      <w:proofErr w:type="spellStart"/>
      <w:r>
        <w:rPr>
          <w:rFonts w:ascii="Calibri" w:hAnsi="Calibri" w:cs="Calibri"/>
        </w:rPr>
        <w:t>Houard</w:t>
      </w:r>
      <w:proofErr w:type="spellEnd"/>
    </w:p>
    <w:p w14:paraId="6FDEE232" w14:textId="77777777" w:rsidR="00D15A42" w:rsidRDefault="00D15A42" w:rsidP="00D15A42">
      <w:pPr>
        <w:tabs>
          <w:tab w:val="left" w:pos="560"/>
          <w:tab w:val="left" w:pos="1120"/>
        </w:tabs>
        <w:jc w:val="both"/>
        <w:rPr>
          <w:rFonts w:ascii="Calibri" w:hAnsi="Calibri" w:cs="Calibri"/>
        </w:rPr>
      </w:pPr>
    </w:p>
    <w:p w14:paraId="610BD6C8" w14:textId="16106590" w:rsidR="00D602FA" w:rsidRDefault="00D15A42" w:rsidP="00D15A42">
      <w:pPr>
        <w:tabs>
          <w:tab w:val="left" w:pos="560"/>
          <w:tab w:val="left" w:pos="1120"/>
        </w:tabs>
        <w:jc w:val="both"/>
        <w:rPr>
          <w:rFonts w:ascii="Calibri" w:hAnsi="Calibri" w:cs="Calibri"/>
        </w:rPr>
      </w:pPr>
      <w:r>
        <w:rPr>
          <w:rFonts w:ascii="Calibri" w:hAnsi="Calibri" w:cs="Calibri"/>
          <w:u w:val="single"/>
        </w:rPr>
        <w:t>Temps consacré</w:t>
      </w:r>
      <w:r>
        <w:rPr>
          <w:rFonts w:ascii="Calibri" w:hAnsi="Calibri" w:cs="Calibri"/>
        </w:rPr>
        <w:t> : 4 min</w:t>
      </w:r>
    </w:p>
    <w:p w14:paraId="0E150AB3" w14:textId="58483025" w:rsidR="00D15A42" w:rsidRDefault="00D15A42" w:rsidP="00D15A42">
      <w:pPr>
        <w:tabs>
          <w:tab w:val="left" w:pos="560"/>
          <w:tab w:val="left" w:pos="1120"/>
        </w:tabs>
        <w:jc w:val="both"/>
        <w:rPr>
          <w:rFonts w:ascii="Calibri" w:hAnsi="Calibri" w:cs="Calibri"/>
        </w:rPr>
      </w:pPr>
    </w:p>
    <w:p w14:paraId="646BE158" w14:textId="2C4F8E3C" w:rsidR="00D15A42" w:rsidRDefault="00D15A42" w:rsidP="00D15A42">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 Montrer que les lentilles sont des milieux dispersifs.</w:t>
      </w:r>
    </w:p>
    <w:p w14:paraId="031058A9" w14:textId="2525FC1A" w:rsidR="00D15A42" w:rsidRDefault="00D15A42" w:rsidP="00D15A42">
      <w:pPr>
        <w:tabs>
          <w:tab w:val="left" w:pos="560"/>
          <w:tab w:val="left" w:pos="1120"/>
        </w:tabs>
        <w:jc w:val="both"/>
        <w:rPr>
          <w:rFonts w:ascii="Calibri" w:hAnsi="Calibri" w:cs="Calibri"/>
        </w:rPr>
      </w:pPr>
    </w:p>
    <w:p w14:paraId="3D452779" w14:textId="77777777" w:rsidR="00D15A42" w:rsidRDefault="00D15A42" w:rsidP="00D15A42">
      <w:pPr>
        <w:tabs>
          <w:tab w:val="left" w:pos="560"/>
          <w:tab w:val="left" w:pos="1120"/>
        </w:tabs>
        <w:jc w:val="both"/>
        <w:rPr>
          <w:rFonts w:ascii="Calibri" w:hAnsi="Calibri" w:cs="Calibri"/>
        </w:rPr>
      </w:pPr>
    </w:p>
    <w:p w14:paraId="16D0C1C7" w14:textId="7B19A989" w:rsidR="00D15A42" w:rsidRDefault="00D15A42" w:rsidP="00D15A42">
      <w:pPr>
        <w:tabs>
          <w:tab w:val="left" w:pos="560"/>
          <w:tab w:val="left" w:pos="1120"/>
        </w:tabs>
        <w:jc w:val="both"/>
        <w:rPr>
          <w:rFonts w:ascii="Calibri" w:hAnsi="Calibri" w:cs="Calibri"/>
        </w:rPr>
      </w:pPr>
      <w:r>
        <w:rPr>
          <w:noProof/>
          <w:lang w:eastAsia="fr-FR"/>
        </w:rPr>
        <w:lastRenderedPageBreak/>
        <w:drawing>
          <wp:inline distT="0" distB="0" distL="0" distR="0" wp14:anchorId="0103302B" wp14:editId="046CCDED">
            <wp:extent cx="3581400" cy="2333625"/>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12698" t="34872" r="10294" b="40718"/>
                    <a:stretch/>
                  </pic:blipFill>
                  <pic:spPr bwMode="auto">
                    <a:xfrm>
                      <a:off x="0" y="0"/>
                      <a:ext cx="3581400"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2289EEEC" w14:textId="748924C7" w:rsidR="00D15A42" w:rsidRDefault="00D15A42" w:rsidP="00D15A42">
      <w:pPr>
        <w:tabs>
          <w:tab w:val="left" w:pos="560"/>
          <w:tab w:val="left" w:pos="1120"/>
        </w:tabs>
        <w:jc w:val="both"/>
        <w:rPr>
          <w:rFonts w:ascii="Calibri" w:hAnsi="Calibri" w:cs="Calibri"/>
        </w:rPr>
      </w:pPr>
    </w:p>
    <w:p w14:paraId="49E3B4B8" w14:textId="4C6026AA" w:rsidR="00D15A42" w:rsidRDefault="00D15A42" w:rsidP="00D15A42">
      <w:pPr>
        <w:tabs>
          <w:tab w:val="left" w:pos="560"/>
          <w:tab w:val="left" w:pos="1120"/>
        </w:tabs>
        <w:jc w:val="both"/>
        <w:rPr>
          <w:rFonts w:ascii="Calibri" w:hAnsi="Calibri" w:cs="Calibri"/>
        </w:rPr>
      </w:pPr>
      <w:r>
        <w:rPr>
          <w:rFonts w:ascii="Calibri" w:hAnsi="Calibri" w:cs="Calibri"/>
        </w:rPr>
        <w:t xml:space="preserve">On prend une grande lentille (Diamètre ~ 30 cm) et de distance focale 33cm. On observe aux extrémités de l’image, en fonction de la position de l’écran, un </w:t>
      </w:r>
      <w:proofErr w:type="spellStart"/>
      <w:r>
        <w:rPr>
          <w:rFonts w:ascii="Calibri" w:hAnsi="Calibri" w:cs="Calibri"/>
        </w:rPr>
        <w:t>coutour</w:t>
      </w:r>
      <w:proofErr w:type="spellEnd"/>
      <w:r>
        <w:rPr>
          <w:rFonts w:ascii="Calibri" w:hAnsi="Calibri" w:cs="Calibri"/>
        </w:rPr>
        <w:t xml:space="preserve"> bleu ou rouge. On peut en déduire que les rayons bleus convergent avant les rayons rouges. Pour mieux observer ces aberrations, le correcteur a conseillé de </w:t>
      </w:r>
      <w:commentRangeStart w:id="24"/>
      <w:r>
        <w:rPr>
          <w:rFonts w:ascii="Calibri" w:hAnsi="Calibri" w:cs="Calibri"/>
        </w:rPr>
        <w:t>placer un diaphragme avant la lentille</w:t>
      </w:r>
      <w:commentRangeEnd w:id="24"/>
      <w:r w:rsidR="00987D85">
        <w:rPr>
          <w:rStyle w:val="Marquedecommentaire"/>
        </w:rPr>
        <w:commentReference w:id="24"/>
      </w:r>
      <w:ins w:id="25" w:author="jawed" w:date="2020-11-15T12:35:00Z">
        <w:r w:rsidR="00B4140F">
          <w:rPr>
            <w:rFonts w:ascii="Calibri" w:hAnsi="Calibri" w:cs="Calibri"/>
          </w:rPr>
          <w:t xml:space="preserve"> et d’en faire l’image avec la lentille</w:t>
        </w:r>
      </w:ins>
      <w:r>
        <w:rPr>
          <w:rFonts w:ascii="Calibri" w:hAnsi="Calibri" w:cs="Calibri"/>
        </w:rPr>
        <w:t xml:space="preserve">. </w:t>
      </w:r>
    </w:p>
    <w:p w14:paraId="546E06D2" w14:textId="77777777" w:rsidR="00D15A42" w:rsidRDefault="00D15A42" w:rsidP="00D15A42">
      <w:pPr>
        <w:tabs>
          <w:tab w:val="left" w:pos="560"/>
          <w:tab w:val="left" w:pos="1120"/>
        </w:tabs>
        <w:jc w:val="both"/>
        <w:rPr>
          <w:rFonts w:ascii="Calibri" w:hAnsi="Calibri" w:cs="Calibri"/>
        </w:rPr>
      </w:pPr>
    </w:p>
    <w:p w14:paraId="1E3B8F4C" w14:textId="77777777" w:rsidR="00D602FA" w:rsidRDefault="00D602FA">
      <w:pPr>
        <w:tabs>
          <w:tab w:val="left" w:pos="560"/>
          <w:tab w:val="left" w:pos="1120"/>
        </w:tabs>
        <w:jc w:val="both"/>
        <w:rPr>
          <w:rFonts w:ascii="Calibri" w:hAnsi="Calibri" w:cs="Calibri"/>
        </w:rPr>
      </w:pPr>
    </w:p>
    <w:p w14:paraId="6DF52BE0" w14:textId="77777777" w:rsidR="00D602FA" w:rsidRDefault="00C84A39">
      <w:pPr>
        <w:pStyle w:val="Titre1"/>
        <w:numPr>
          <w:ilvl w:val="0"/>
          <w:numId w:val="3"/>
        </w:numPr>
      </w:pPr>
      <w:r>
        <w:t>Questions posées par l’enseignant (avec réponses)</w:t>
      </w:r>
    </w:p>
    <w:p w14:paraId="71A12556" w14:textId="77777777" w:rsidR="00D602FA" w:rsidRDefault="00D602FA">
      <w:pPr>
        <w:tabs>
          <w:tab w:val="left" w:pos="560"/>
          <w:tab w:val="left" w:pos="1120"/>
        </w:tabs>
        <w:jc w:val="both"/>
        <w:rPr>
          <w:rFonts w:ascii="Calibri" w:hAnsi="Calibri" w:cs="Calibri"/>
        </w:rPr>
      </w:pPr>
    </w:p>
    <w:p w14:paraId="136DC96D" w14:textId="5136C3FF" w:rsidR="00D602FA" w:rsidRDefault="00D15A42">
      <w:pPr>
        <w:tabs>
          <w:tab w:val="left" w:pos="560"/>
          <w:tab w:val="left" w:pos="1120"/>
        </w:tabs>
        <w:jc w:val="both"/>
        <w:rPr>
          <w:rFonts w:ascii="Calibri" w:hAnsi="Calibri" w:cs="Calibri"/>
          <w:i/>
          <w:iCs/>
        </w:rPr>
      </w:pPr>
      <w:r>
        <w:rPr>
          <w:rFonts w:ascii="Calibri" w:hAnsi="Calibri" w:cs="Calibri"/>
          <w:i/>
          <w:iCs/>
        </w:rPr>
        <w:t xml:space="preserve">Q1) Vous avez cité la Lunette astronomique pour observer les étoiles, quel autre instrument </w:t>
      </w:r>
      <w:r w:rsidR="007742ED">
        <w:rPr>
          <w:rFonts w:ascii="Calibri" w:hAnsi="Calibri" w:cs="Calibri"/>
          <w:i/>
          <w:iCs/>
        </w:rPr>
        <w:t>utilise-t</w:t>
      </w:r>
      <w:r>
        <w:rPr>
          <w:rFonts w:ascii="Calibri" w:hAnsi="Calibri" w:cs="Calibri"/>
          <w:i/>
          <w:iCs/>
        </w:rPr>
        <w:t xml:space="preserve">-on ? </w:t>
      </w:r>
    </w:p>
    <w:p w14:paraId="5CC79B65" w14:textId="14952D1E" w:rsidR="00D15A42" w:rsidRDefault="00D15A42">
      <w:pPr>
        <w:tabs>
          <w:tab w:val="left" w:pos="560"/>
          <w:tab w:val="left" w:pos="1120"/>
        </w:tabs>
        <w:jc w:val="both"/>
        <w:rPr>
          <w:rFonts w:ascii="Calibri" w:hAnsi="Calibri" w:cs="Calibri"/>
          <w:i/>
          <w:iCs/>
        </w:rPr>
      </w:pPr>
      <w:r>
        <w:rPr>
          <w:rFonts w:ascii="Calibri" w:hAnsi="Calibri" w:cs="Calibri"/>
          <w:i/>
          <w:iCs/>
        </w:rPr>
        <w:t xml:space="preserve">Rep : </w:t>
      </w:r>
      <w:r w:rsidR="007742ED">
        <w:rPr>
          <w:rFonts w:ascii="Calibri" w:hAnsi="Calibri" w:cs="Calibri"/>
          <w:i/>
          <w:iCs/>
        </w:rPr>
        <w:t xml:space="preserve">Le Télescope </w:t>
      </w:r>
    </w:p>
    <w:p w14:paraId="2F1148B3" w14:textId="71B3A07A" w:rsidR="007742ED" w:rsidRDefault="007742ED">
      <w:pPr>
        <w:tabs>
          <w:tab w:val="left" w:pos="560"/>
          <w:tab w:val="left" w:pos="1120"/>
        </w:tabs>
        <w:jc w:val="both"/>
        <w:rPr>
          <w:rFonts w:ascii="Calibri" w:hAnsi="Calibri" w:cs="Calibri"/>
          <w:i/>
          <w:iCs/>
        </w:rPr>
      </w:pPr>
      <w:r>
        <w:rPr>
          <w:rFonts w:ascii="Calibri" w:hAnsi="Calibri" w:cs="Calibri"/>
          <w:i/>
          <w:iCs/>
        </w:rPr>
        <w:t xml:space="preserve">Q2) Avantage du télescope sur la lunette ? </w:t>
      </w:r>
    </w:p>
    <w:p w14:paraId="7102C1B0" w14:textId="3D09E441" w:rsidR="007742ED" w:rsidRDefault="007742ED">
      <w:pPr>
        <w:tabs>
          <w:tab w:val="left" w:pos="560"/>
          <w:tab w:val="left" w:pos="1120"/>
        </w:tabs>
        <w:jc w:val="both"/>
        <w:rPr>
          <w:rFonts w:ascii="Calibri" w:hAnsi="Calibri" w:cs="Calibri"/>
          <w:i/>
          <w:iCs/>
        </w:rPr>
      </w:pPr>
      <w:r>
        <w:rPr>
          <w:rFonts w:ascii="Calibri" w:hAnsi="Calibri" w:cs="Calibri"/>
          <w:i/>
          <w:iCs/>
        </w:rPr>
        <w:t xml:space="preserve">Rep : Le télescope est constitué de miroirs, qui sont rigoureusement stigmatiques. De plus, les miroirs ne génèrent pas d’aberrations chromatiques et réfléchissent quasi-totalement la lumière </w:t>
      </w:r>
      <w:r w:rsidRPr="007742ED">
        <w:rPr>
          <w:rFonts w:ascii="Calibri" w:hAnsi="Calibri" w:cs="Calibri"/>
          <w:i/>
          <w:iCs/>
        </w:rPr>
        <w:sym w:font="Wingdings" w:char="F0E0"/>
      </w:r>
      <w:r>
        <w:rPr>
          <w:rFonts w:ascii="Calibri" w:hAnsi="Calibri" w:cs="Calibri"/>
          <w:i/>
          <w:iCs/>
        </w:rPr>
        <w:t xml:space="preserve"> Moins de pertes. </w:t>
      </w:r>
    </w:p>
    <w:p w14:paraId="3F866A8E" w14:textId="21FFB0D3" w:rsidR="007742ED" w:rsidRDefault="007742ED">
      <w:pPr>
        <w:tabs>
          <w:tab w:val="left" w:pos="560"/>
          <w:tab w:val="left" w:pos="1120"/>
        </w:tabs>
        <w:jc w:val="both"/>
        <w:rPr>
          <w:rFonts w:ascii="Calibri" w:hAnsi="Calibri" w:cs="Calibri"/>
          <w:i/>
          <w:iCs/>
        </w:rPr>
      </w:pPr>
      <w:r>
        <w:rPr>
          <w:rFonts w:ascii="Calibri" w:hAnsi="Calibri" w:cs="Calibri"/>
          <w:i/>
          <w:iCs/>
        </w:rPr>
        <w:t xml:space="preserve">Q3) Où placer son œil à la sortie de la lunette ? </w:t>
      </w:r>
    </w:p>
    <w:p w14:paraId="692F6318" w14:textId="3F52D404" w:rsidR="007742ED" w:rsidRDefault="007742ED">
      <w:pPr>
        <w:tabs>
          <w:tab w:val="left" w:pos="560"/>
          <w:tab w:val="left" w:pos="1120"/>
        </w:tabs>
        <w:jc w:val="both"/>
        <w:rPr>
          <w:rFonts w:ascii="Calibri" w:hAnsi="Calibri" w:cs="Calibri"/>
          <w:i/>
          <w:iCs/>
        </w:rPr>
      </w:pPr>
      <w:r>
        <w:rPr>
          <w:rFonts w:ascii="Calibri" w:hAnsi="Calibri" w:cs="Calibri"/>
          <w:i/>
          <w:iCs/>
        </w:rPr>
        <w:t xml:space="preserve">Rep : Au cercle oculaire, image de l’objectif par l’oculaire. C’est également l’endroit où tous les rayons coïncident. </w:t>
      </w:r>
    </w:p>
    <w:p w14:paraId="05E77A8C" w14:textId="1A9B353B" w:rsidR="007742ED" w:rsidRDefault="007742ED">
      <w:pPr>
        <w:tabs>
          <w:tab w:val="left" w:pos="560"/>
          <w:tab w:val="left" w:pos="1120"/>
        </w:tabs>
        <w:jc w:val="both"/>
        <w:rPr>
          <w:rFonts w:ascii="Calibri" w:hAnsi="Calibri" w:cs="Calibri"/>
          <w:i/>
          <w:iCs/>
        </w:rPr>
      </w:pPr>
      <w:r>
        <w:rPr>
          <w:rFonts w:ascii="Calibri" w:hAnsi="Calibri" w:cs="Calibri"/>
          <w:i/>
          <w:iCs/>
        </w:rPr>
        <w:t xml:space="preserve">Q4) Dans un instrument réel, où se trouve le cercle oculaire ? </w:t>
      </w:r>
    </w:p>
    <w:p w14:paraId="4F55E529" w14:textId="6FC7E7E7" w:rsidR="007742ED" w:rsidRDefault="007742ED">
      <w:pPr>
        <w:tabs>
          <w:tab w:val="left" w:pos="560"/>
          <w:tab w:val="left" w:pos="1120"/>
        </w:tabs>
        <w:jc w:val="both"/>
        <w:rPr>
          <w:rFonts w:ascii="Calibri" w:hAnsi="Calibri" w:cs="Calibri"/>
          <w:i/>
          <w:iCs/>
        </w:rPr>
      </w:pPr>
      <w:r>
        <w:rPr>
          <w:rFonts w:ascii="Calibri" w:hAnsi="Calibri" w:cs="Calibri"/>
          <w:i/>
          <w:iCs/>
        </w:rPr>
        <w:t>Rep : Juste à la sortie de l’oculaire.</w:t>
      </w:r>
    </w:p>
    <w:p w14:paraId="631880CD" w14:textId="5FA9D7A5" w:rsidR="007742ED" w:rsidRDefault="007742ED">
      <w:pPr>
        <w:tabs>
          <w:tab w:val="left" w:pos="560"/>
          <w:tab w:val="left" w:pos="1120"/>
        </w:tabs>
        <w:jc w:val="both"/>
        <w:rPr>
          <w:rFonts w:ascii="Calibri" w:hAnsi="Calibri" w:cs="Calibri"/>
          <w:i/>
          <w:iCs/>
        </w:rPr>
      </w:pPr>
      <w:r>
        <w:rPr>
          <w:rFonts w:ascii="Calibri" w:hAnsi="Calibri" w:cs="Calibri"/>
          <w:i/>
          <w:iCs/>
        </w:rPr>
        <w:t>Q5) Dans le montage de la lunette, la grille diffusante apparait flou</w:t>
      </w:r>
      <w:ins w:id="26" w:author="Clément S" w:date="2020-11-11T16:50:00Z">
        <w:r w:rsidR="00987D85">
          <w:rPr>
            <w:rFonts w:ascii="Calibri" w:hAnsi="Calibri" w:cs="Calibri"/>
            <w:i/>
            <w:iCs/>
          </w:rPr>
          <w:t>e</w:t>
        </w:r>
      </w:ins>
      <w:del w:id="27" w:author="Clément S" w:date="2020-11-11T16:50:00Z">
        <w:r w:rsidDel="00987D85">
          <w:rPr>
            <w:rFonts w:ascii="Calibri" w:hAnsi="Calibri" w:cs="Calibri"/>
            <w:i/>
            <w:iCs/>
          </w:rPr>
          <w:delText>d</w:delText>
        </w:r>
      </w:del>
      <w:r>
        <w:rPr>
          <w:rFonts w:ascii="Calibri" w:hAnsi="Calibri" w:cs="Calibri"/>
          <w:i/>
          <w:iCs/>
        </w:rPr>
        <w:t xml:space="preserve"> et déformée sur les bords de l’image, pourquoi ? </w:t>
      </w:r>
    </w:p>
    <w:p w14:paraId="22D4284F" w14:textId="07E974AB" w:rsidR="007742ED" w:rsidRDefault="007742ED">
      <w:pPr>
        <w:tabs>
          <w:tab w:val="left" w:pos="560"/>
          <w:tab w:val="left" w:pos="1120"/>
        </w:tabs>
        <w:jc w:val="both"/>
        <w:rPr>
          <w:rFonts w:ascii="Calibri" w:hAnsi="Calibri" w:cs="Calibri"/>
          <w:i/>
          <w:iCs/>
        </w:rPr>
      </w:pPr>
      <w:r>
        <w:rPr>
          <w:rFonts w:ascii="Calibri" w:hAnsi="Calibri" w:cs="Calibri"/>
          <w:i/>
          <w:iCs/>
        </w:rPr>
        <w:t xml:space="preserve">Rep : Flou à cause des aberrations de courbure de champ et d’astigmatisme, déformée à cause des aberrations de distorsion. </w:t>
      </w:r>
    </w:p>
    <w:p w14:paraId="59C3D6EE" w14:textId="77777777" w:rsidR="007742ED" w:rsidRDefault="007742ED">
      <w:pPr>
        <w:tabs>
          <w:tab w:val="left" w:pos="560"/>
          <w:tab w:val="left" w:pos="1120"/>
        </w:tabs>
        <w:jc w:val="both"/>
        <w:rPr>
          <w:rFonts w:ascii="Calibri" w:hAnsi="Calibri" w:cs="Calibri"/>
          <w:i/>
          <w:iCs/>
        </w:rPr>
      </w:pPr>
      <w:r>
        <w:rPr>
          <w:rFonts w:ascii="Calibri" w:hAnsi="Calibri" w:cs="Calibri"/>
          <w:i/>
          <w:iCs/>
        </w:rPr>
        <w:t xml:space="preserve">Q6) Comment corriger ces aberrations ? </w:t>
      </w:r>
    </w:p>
    <w:p w14:paraId="05B608A1" w14:textId="77777777" w:rsidR="007742ED" w:rsidRDefault="007742ED">
      <w:pPr>
        <w:tabs>
          <w:tab w:val="left" w:pos="560"/>
          <w:tab w:val="left" w:pos="1120"/>
        </w:tabs>
        <w:jc w:val="both"/>
        <w:rPr>
          <w:rFonts w:ascii="Calibri" w:hAnsi="Calibri" w:cs="Calibri"/>
          <w:i/>
          <w:iCs/>
        </w:rPr>
      </w:pPr>
      <w:r>
        <w:rPr>
          <w:rFonts w:ascii="Calibri" w:hAnsi="Calibri" w:cs="Calibri"/>
          <w:i/>
          <w:iCs/>
        </w:rPr>
        <w:t xml:space="preserve">Rep : En </w:t>
      </w:r>
      <w:proofErr w:type="spellStart"/>
      <w:r>
        <w:rPr>
          <w:rFonts w:ascii="Calibri" w:hAnsi="Calibri" w:cs="Calibri"/>
          <w:i/>
          <w:iCs/>
        </w:rPr>
        <w:t>placant</w:t>
      </w:r>
      <w:proofErr w:type="spellEnd"/>
      <w:r>
        <w:rPr>
          <w:rFonts w:ascii="Calibri" w:hAnsi="Calibri" w:cs="Calibri"/>
          <w:i/>
          <w:iCs/>
        </w:rPr>
        <w:t xml:space="preserve"> une lentille de champ. </w:t>
      </w:r>
    </w:p>
    <w:p w14:paraId="0055248A" w14:textId="77777777" w:rsidR="007742ED" w:rsidRDefault="007742ED">
      <w:pPr>
        <w:tabs>
          <w:tab w:val="left" w:pos="560"/>
          <w:tab w:val="left" w:pos="1120"/>
        </w:tabs>
        <w:jc w:val="both"/>
        <w:rPr>
          <w:rFonts w:ascii="Calibri" w:hAnsi="Calibri" w:cs="Calibri"/>
          <w:i/>
          <w:iCs/>
        </w:rPr>
      </w:pPr>
      <w:r>
        <w:rPr>
          <w:rFonts w:ascii="Calibri" w:hAnsi="Calibri" w:cs="Calibri"/>
          <w:i/>
          <w:iCs/>
        </w:rPr>
        <w:t xml:space="preserve">Q7) Où la placer pour éviter de changer l’image ? </w:t>
      </w:r>
    </w:p>
    <w:p w14:paraId="0A722B61" w14:textId="77777777" w:rsidR="007742ED" w:rsidRDefault="007742ED">
      <w:pPr>
        <w:tabs>
          <w:tab w:val="left" w:pos="560"/>
          <w:tab w:val="left" w:pos="1120"/>
        </w:tabs>
        <w:jc w:val="both"/>
        <w:rPr>
          <w:rFonts w:ascii="Calibri" w:hAnsi="Calibri" w:cs="Calibri"/>
          <w:i/>
          <w:iCs/>
        </w:rPr>
      </w:pPr>
      <w:r>
        <w:rPr>
          <w:rFonts w:ascii="Calibri" w:hAnsi="Calibri" w:cs="Calibri"/>
          <w:i/>
          <w:iCs/>
        </w:rPr>
        <w:t>Rep : Au niveau de l’image intermédiaire (Plan focal image de l’objectif et plan focal objet de l’oculaire)</w:t>
      </w:r>
    </w:p>
    <w:p w14:paraId="48E99AEF" w14:textId="77777777" w:rsidR="007742ED" w:rsidRDefault="007742ED">
      <w:pPr>
        <w:tabs>
          <w:tab w:val="left" w:pos="560"/>
          <w:tab w:val="left" w:pos="1120"/>
        </w:tabs>
        <w:jc w:val="both"/>
        <w:rPr>
          <w:rFonts w:ascii="Calibri" w:hAnsi="Calibri" w:cs="Calibri"/>
          <w:i/>
          <w:iCs/>
        </w:rPr>
      </w:pPr>
      <w:r>
        <w:rPr>
          <w:rFonts w:ascii="Calibri" w:hAnsi="Calibri" w:cs="Calibri"/>
          <w:i/>
          <w:iCs/>
        </w:rPr>
        <w:t xml:space="preserve">Q8) Vous dites « Image à l’infini » quand vous affichez l’image sur le mur, comment évaluer l’erreur que ça crée ? </w:t>
      </w:r>
    </w:p>
    <w:p w14:paraId="223C4001" w14:textId="534A455E" w:rsidR="0055737C" w:rsidRDefault="007742ED">
      <w:pPr>
        <w:tabs>
          <w:tab w:val="left" w:pos="560"/>
          <w:tab w:val="left" w:pos="1120"/>
        </w:tabs>
        <w:jc w:val="both"/>
        <w:rPr>
          <w:rFonts w:ascii="Calibri" w:hAnsi="Calibri" w:cs="Calibri"/>
          <w:i/>
          <w:iCs/>
        </w:rPr>
      </w:pPr>
      <w:r>
        <w:rPr>
          <w:rFonts w:ascii="Calibri" w:hAnsi="Calibri" w:cs="Calibri"/>
          <w:i/>
          <w:iCs/>
        </w:rPr>
        <w:lastRenderedPageBreak/>
        <w:t xml:space="preserve">Rep : Pour que l’erreur soit négligeable il faut que la distance au mur soit très </w:t>
      </w:r>
      <w:proofErr w:type="spellStart"/>
      <w:r>
        <w:rPr>
          <w:rFonts w:ascii="Calibri" w:hAnsi="Calibri" w:cs="Calibri"/>
          <w:i/>
          <w:iCs/>
        </w:rPr>
        <w:t>superieure</w:t>
      </w:r>
      <w:proofErr w:type="spellEnd"/>
      <w:r>
        <w:rPr>
          <w:rFonts w:ascii="Calibri" w:hAnsi="Calibri" w:cs="Calibri"/>
          <w:i/>
          <w:iCs/>
        </w:rPr>
        <w:t xml:space="preserve"> aux distances caractéristiques de la lunette (~10 cm). Ainsi l’erreur créée est le rapport entre la distance </w:t>
      </w:r>
      <w:r w:rsidR="0055737C">
        <w:rPr>
          <w:rFonts w:ascii="Calibri" w:hAnsi="Calibri" w:cs="Calibri"/>
          <w:i/>
          <w:iCs/>
        </w:rPr>
        <w:t xml:space="preserve">caractéristique et la </w:t>
      </w:r>
      <w:r w:rsidR="003C32A6">
        <w:rPr>
          <w:rFonts w:ascii="Calibri" w:hAnsi="Calibri" w:cs="Calibri"/>
          <w:i/>
          <w:iCs/>
        </w:rPr>
        <w:t>distance au</w:t>
      </w:r>
      <w:r w:rsidR="0055737C">
        <w:rPr>
          <w:rFonts w:ascii="Calibri" w:hAnsi="Calibri" w:cs="Calibri"/>
          <w:i/>
          <w:iCs/>
        </w:rPr>
        <w:t xml:space="preserve"> mur. </w:t>
      </w:r>
    </w:p>
    <w:p w14:paraId="222D714E" w14:textId="474D7186" w:rsidR="007742ED" w:rsidRDefault="0055737C">
      <w:pPr>
        <w:tabs>
          <w:tab w:val="left" w:pos="560"/>
          <w:tab w:val="left" w:pos="1120"/>
        </w:tabs>
        <w:jc w:val="both"/>
        <w:rPr>
          <w:rFonts w:ascii="Calibri" w:hAnsi="Calibri" w:cs="Calibri"/>
          <w:i/>
          <w:iCs/>
        </w:rPr>
      </w:pPr>
      <w:r>
        <w:rPr>
          <w:rFonts w:ascii="Calibri" w:hAnsi="Calibri" w:cs="Calibri"/>
          <w:i/>
          <w:iCs/>
        </w:rPr>
        <w:t>Q9)</w:t>
      </w:r>
      <w:r w:rsidR="007742ED">
        <w:rPr>
          <w:rFonts w:ascii="Calibri" w:hAnsi="Calibri" w:cs="Calibri"/>
          <w:i/>
          <w:iCs/>
        </w:rPr>
        <w:t xml:space="preserve"> </w:t>
      </w:r>
      <w:r w:rsidR="003C32A6">
        <w:rPr>
          <w:rFonts w:ascii="Calibri" w:hAnsi="Calibri" w:cs="Calibri"/>
          <w:i/>
          <w:iCs/>
        </w:rPr>
        <w:t xml:space="preserve">Vous avez placé votre diaphragme d’ouverture après l’objectif, ça change quelque chose de le mettre après ? </w:t>
      </w:r>
    </w:p>
    <w:p w14:paraId="0108EA37" w14:textId="359D0186" w:rsidR="003C32A6" w:rsidRDefault="003C32A6">
      <w:pPr>
        <w:tabs>
          <w:tab w:val="left" w:pos="560"/>
          <w:tab w:val="left" w:pos="1120"/>
        </w:tabs>
        <w:jc w:val="both"/>
        <w:rPr>
          <w:rFonts w:ascii="Calibri" w:hAnsi="Calibri" w:cs="Calibri"/>
          <w:i/>
          <w:iCs/>
        </w:rPr>
      </w:pPr>
      <w:r>
        <w:rPr>
          <w:rFonts w:ascii="Calibri" w:hAnsi="Calibri" w:cs="Calibri"/>
          <w:i/>
          <w:iCs/>
        </w:rPr>
        <w:t xml:space="preserve">Rep : Cela change la forme de la distorsion (Barillet, coussinet, </w:t>
      </w:r>
      <w:proofErr w:type="spellStart"/>
      <w:r>
        <w:rPr>
          <w:rFonts w:ascii="Calibri" w:hAnsi="Calibri" w:cs="Calibri"/>
          <w:i/>
          <w:iCs/>
        </w:rPr>
        <w:t>cf</w:t>
      </w:r>
      <w:proofErr w:type="spellEnd"/>
      <w:r>
        <w:rPr>
          <w:rFonts w:ascii="Calibri" w:hAnsi="Calibri" w:cs="Calibri"/>
          <w:i/>
          <w:iCs/>
        </w:rPr>
        <w:t xml:space="preserve"> </w:t>
      </w:r>
      <w:proofErr w:type="spellStart"/>
      <w:r>
        <w:rPr>
          <w:rFonts w:ascii="Calibri" w:hAnsi="Calibri" w:cs="Calibri"/>
          <w:i/>
          <w:iCs/>
        </w:rPr>
        <w:t>Houard</w:t>
      </w:r>
      <w:proofErr w:type="spellEnd"/>
      <w:r>
        <w:rPr>
          <w:rFonts w:ascii="Calibri" w:hAnsi="Calibri" w:cs="Calibri"/>
          <w:i/>
          <w:iCs/>
        </w:rPr>
        <w:t>)</w:t>
      </w:r>
    </w:p>
    <w:p w14:paraId="63503F9A" w14:textId="5D180EE9" w:rsidR="003C32A6" w:rsidRDefault="003C32A6">
      <w:pPr>
        <w:tabs>
          <w:tab w:val="left" w:pos="560"/>
          <w:tab w:val="left" w:pos="1120"/>
        </w:tabs>
        <w:jc w:val="both"/>
        <w:rPr>
          <w:rFonts w:ascii="Calibri" w:hAnsi="Calibri" w:cs="Calibri"/>
          <w:i/>
          <w:iCs/>
        </w:rPr>
      </w:pPr>
      <w:r>
        <w:rPr>
          <w:rFonts w:ascii="Calibri" w:hAnsi="Calibri" w:cs="Calibri"/>
          <w:i/>
          <w:iCs/>
        </w:rPr>
        <w:t xml:space="preserve">Q10) Avant d’être égal à θ’, d’/f’ est d’abord égal à ? </w:t>
      </w:r>
    </w:p>
    <w:p w14:paraId="7F00E01A" w14:textId="5D914014" w:rsidR="003C32A6" w:rsidRDefault="003C32A6">
      <w:pPr>
        <w:tabs>
          <w:tab w:val="left" w:pos="560"/>
          <w:tab w:val="left" w:pos="1120"/>
        </w:tabs>
        <w:jc w:val="both"/>
        <w:rPr>
          <w:rFonts w:ascii="Calibri" w:hAnsi="Calibri" w:cs="Calibri"/>
          <w:i/>
          <w:iCs/>
        </w:rPr>
      </w:pPr>
      <w:r>
        <w:rPr>
          <w:rFonts w:ascii="Calibri" w:hAnsi="Calibri" w:cs="Calibri"/>
          <w:i/>
          <w:iCs/>
        </w:rPr>
        <w:t xml:space="preserve">Rep : </w:t>
      </w:r>
      <w:proofErr w:type="spellStart"/>
      <w:r>
        <w:rPr>
          <w:rFonts w:ascii="Calibri" w:hAnsi="Calibri" w:cs="Calibri"/>
          <w:i/>
          <w:iCs/>
        </w:rPr>
        <w:t>tanθ</w:t>
      </w:r>
      <w:proofErr w:type="spellEnd"/>
      <w:r>
        <w:rPr>
          <w:rFonts w:ascii="Calibri" w:hAnsi="Calibri" w:cs="Calibri"/>
          <w:i/>
          <w:iCs/>
        </w:rPr>
        <w:t>’</w:t>
      </w:r>
    </w:p>
    <w:p w14:paraId="285420C0" w14:textId="308F1EC6" w:rsidR="003C32A6" w:rsidRDefault="003C32A6">
      <w:pPr>
        <w:tabs>
          <w:tab w:val="left" w:pos="560"/>
          <w:tab w:val="left" w:pos="1120"/>
        </w:tabs>
        <w:jc w:val="both"/>
        <w:rPr>
          <w:rFonts w:ascii="Calibri" w:hAnsi="Calibri" w:cs="Calibri"/>
          <w:i/>
          <w:iCs/>
        </w:rPr>
      </w:pPr>
      <w:r>
        <w:rPr>
          <w:rFonts w:ascii="Calibri" w:hAnsi="Calibri" w:cs="Calibri"/>
          <w:i/>
          <w:iCs/>
        </w:rPr>
        <w:t xml:space="preserve">Q11) Dans votre mise en évidence de la loi I(1/N²), pourquoi avez-vous mis l’objectif à l’envers ? </w:t>
      </w:r>
    </w:p>
    <w:p w14:paraId="7D9C4FD1" w14:textId="38F3DF47" w:rsidR="003C32A6" w:rsidRDefault="003C32A6">
      <w:pPr>
        <w:tabs>
          <w:tab w:val="left" w:pos="560"/>
          <w:tab w:val="left" w:pos="1120"/>
        </w:tabs>
        <w:jc w:val="both"/>
        <w:rPr>
          <w:rFonts w:ascii="Calibri" w:hAnsi="Calibri" w:cs="Calibri"/>
          <w:i/>
          <w:iCs/>
        </w:rPr>
      </w:pPr>
      <w:r>
        <w:rPr>
          <w:rFonts w:ascii="Calibri" w:hAnsi="Calibri" w:cs="Calibri"/>
          <w:i/>
          <w:iCs/>
        </w:rPr>
        <w:t>Rep de l’étudiant : Pour limiter les aberrations comme conseiller dans le TP.</w:t>
      </w:r>
    </w:p>
    <w:p w14:paraId="7EC98B91" w14:textId="10B3C139" w:rsidR="003C32A6" w:rsidRDefault="003C32A6">
      <w:pPr>
        <w:tabs>
          <w:tab w:val="left" w:pos="560"/>
          <w:tab w:val="left" w:pos="1120"/>
        </w:tabs>
        <w:jc w:val="both"/>
        <w:rPr>
          <w:ins w:id="28" w:author="jawed" w:date="2020-11-15T12:37:00Z"/>
          <w:rFonts w:ascii="Calibri" w:hAnsi="Calibri" w:cs="Calibri"/>
          <w:i/>
          <w:iCs/>
        </w:rPr>
      </w:pPr>
      <w:r>
        <w:rPr>
          <w:rFonts w:ascii="Calibri" w:hAnsi="Calibri" w:cs="Calibri"/>
          <w:i/>
          <w:iCs/>
        </w:rPr>
        <w:t xml:space="preserve">Rep de la correctrice : </w:t>
      </w:r>
      <w:commentRangeStart w:id="29"/>
      <w:commentRangeStart w:id="30"/>
      <w:r>
        <w:rPr>
          <w:rFonts w:ascii="Calibri" w:hAnsi="Calibri" w:cs="Calibri"/>
          <w:i/>
          <w:iCs/>
        </w:rPr>
        <w:t>Pour cette expérience</w:t>
      </w:r>
      <w:commentRangeEnd w:id="29"/>
      <w:r w:rsidR="00D74411">
        <w:rPr>
          <w:rStyle w:val="Marquedecommentaire"/>
        </w:rPr>
        <w:commentReference w:id="29"/>
      </w:r>
      <w:commentRangeEnd w:id="30"/>
      <w:r w:rsidR="00D74411">
        <w:rPr>
          <w:rStyle w:val="Marquedecommentaire"/>
        </w:rPr>
        <w:commentReference w:id="30"/>
      </w:r>
      <w:ins w:id="31" w:author="jawed" w:date="2020-11-15T12:38:00Z">
        <w:r w:rsidR="00B4140F">
          <w:rPr>
            <w:rFonts w:ascii="Calibri" w:hAnsi="Calibri" w:cs="Calibri"/>
            <w:i/>
            <w:iCs/>
          </w:rPr>
          <w:t>,</w:t>
        </w:r>
      </w:ins>
      <w:del w:id="32" w:author="jawed" w:date="2020-11-15T12:38:00Z">
        <w:r w:rsidDel="00B4140F">
          <w:rPr>
            <w:rFonts w:ascii="Calibri" w:hAnsi="Calibri" w:cs="Calibri"/>
            <w:i/>
            <w:iCs/>
          </w:rPr>
          <w:delText xml:space="preserve">, cela fausse peut-être vos </w:delText>
        </w:r>
        <w:commentRangeStart w:id="33"/>
        <w:r w:rsidDel="00B4140F">
          <w:rPr>
            <w:rFonts w:ascii="Calibri" w:hAnsi="Calibri" w:cs="Calibri"/>
            <w:i/>
            <w:iCs/>
          </w:rPr>
          <w:delText>mesures</w:delText>
        </w:r>
        <w:commentRangeEnd w:id="33"/>
        <w:r w:rsidR="00987D85" w:rsidDel="00B4140F">
          <w:rPr>
            <w:rStyle w:val="Marquedecommentaire"/>
          </w:rPr>
          <w:commentReference w:id="33"/>
        </w:r>
        <w:r w:rsidDel="00B4140F">
          <w:rPr>
            <w:rFonts w:ascii="Calibri" w:hAnsi="Calibri" w:cs="Calibri"/>
            <w:i/>
            <w:iCs/>
          </w:rPr>
          <w:delText>.</w:delText>
        </w:r>
      </w:del>
      <w:r>
        <w:rPr>
          <w:rFonts w:ascii="Calibri" w:hAnsi="Calibri" w:cs="Calibri"/>
          <w:i/>
          <w:iCs/>
        </w:rPr>
        <w:t xml:space="preserve"> </w:t>
      </w:r>
      <w:ins w:id="34" w:author="jawed" w:date="2020-11-15T12:38:00Z">
        <w:r w:rsidR="00B4140F">
          <w:rPr>
            <w:rFonts w:ascii="Calibri" w:hAnsi="Calibri" w:cs="Calibri"/>
            <w:i/>
            <w:iCs/>
          </w:rPr>
          <w:t>l</w:t>
        </w:r>
      </w:ins>
      <w:ins w:id="35" w:author="jawed" w:date="2020-11-15T12:36:00Z">
        <w:r w:rsidR="00B4140F">
          <w:rPr>
            <w:rFonts w:ascii="Calibri" w:hAnsi="Calibri" w:cs="Calibri"/>
            <w:i/>
            <w:iCs/>
          </w:rPr>
          <w:t xml:space="preserve">a position du diaphragme par rapport aux lentilles dans l’objectif </w:t>
        </w:r>
      </w:ins>
      <w:ins w:id="36" w:author="jawed" w:date="2020-11-15T12:37:00Z">
        <w:r w:rsidR="00B4140F">
          <w:rPr>
            <w:rFonts w:ascii="Calibri" w:hAnsi="Calibri" w:cs="Calibri"/>
            <w:i/>
            <w:iCs/>
          </w:rPr>
          <w:t xml:space="preserve">a peut-être un effet sur l’intensité reçue par la diode. </w:t>
        </w:r>
      </w:ins>
    </w:p>
    <w:p w14:paraId="3DD70F32" w14:textId="54BAAF3A" w:rsidR="00B4140F" w:rsidRDefault="00B4140F">
      <w:pPr>
        <w:tabs>
          <w:tab w:val="left" w:pos="560"/>
          <w:tab w:val="left" w:pos="1120"/>
        </w:tabs>
        <w:jc w:val="both"/>
        <w:rPr>
          <w:rFonts w:ascii="Calibri" w:hAnsi="Calibri" w:cs="Calibri"/>
          <w:i/>
          <w:iCs/>
        </w:rPr>
      </w:pPr>
      <w:ins w:id="37" w:author="jawed" w:date="2020-11-15T12:37:00Z">
        <w:r>
          <w:rPr>
            <w:rFonts w:ascii="Calibri" w:hAnsi="Calibri" w:cs="Calibri"/>
            <w:i/>
            <w:iCs/>
          </w:rPr>
          <w:t>Rep du correcteur : Les aberrations ne sont pas gênantes pour une mesure d’intensité.</w:t>
        </w:r>
      </w:ins>
    </w:p>
    <w:p w14:paraId="1D3E02F0" w14:textId="307C2887" w:rsidR="003C32A6" w:rsidRDefault="003C32A6">
      <w:pPr>
        <w:tabs>
          <w:tab w:val="left" w:pos="560"/>
          <w:tab w:val="left" w:pos="1120"/>
        </w:tabs>
        <w:jc w:val="both"/>
        <w:rPr>
          <w:rFonts w:ascii="Calibri" w:hAnsi="Calibri" w:cs="Calibri"/>
          <w:i/>
          <w:iCs/>
        </w:rPr>
      </w:pPr>
      <w:r>
        <w:rPr>
          <w:rFonts w:ascii="Calibri" w:hAnsi="Calibri" w:cs="Calibri"/>
          <w:i/>
          <w:iCs/>
        </w:rPr>
        <w:t xml:space="preserve">Q12) Votre photodiode est-elle polarisée en inverse ? </w:t>
      </w:r>
    </w:p>
    <w:p w14:paraId="262B8595" w14:textId="7406A938" w:rsidR="003C32A6" w:rsidRDefault="003C32A6">
      <w:pPr>
        <w:tabs>
          <w:tab w:val="left" w:pos="560"/>
          <w:tab w:val="left" w:pos="1120"/>
        </w:tabs>
        <w:jc w:val="both"/>
        <w:rPr>
          <w:rFonts w:ascii="Calibri" w:hAnsi="Calibri" w:cs="Calibri"/>
          <w:i/>
          <w:iCs/>
        </w:rPr>
      </w:pPr>
      <w:r>
        <w:rPr>
          <w:rFonts w:ascii="Calibri" w:hAnsi="Calibri" w:cs="Calibri"/>
          <w:i/>
          <w:iCs/>
        </w:rPr>
        <w:t xml:space="preserve">Rep : Non, elle n’est pas alimentée, donc pas polarisée en inverse, la relation Luminosité-intensité n’est </w:t>
      </w:r>
      <w:r w:rsidR="003C3B4C">
        <w:rPr>
          <w:rFonts w:ascii="Calibri" w:hAnsi="Calibri" w:cs="Calibri"/>
          <w:i/>
          <w:iCs/>
        </w:rPr>
        <w:t>peut-être</w:t>
      </w:r>
      <w:r>
        <w:rPr>
          <w:rFonts w:ascii="Calibri" w:hAnsi="Calibri" w:cs="Calibri"/>
          <w:i/>
          <w:iCs/>
        </w:rPr>
        <w:t xml:space="preserve"> pas linéaire. </w:t>
      </w:r>
      <w:del w:id="38" w:author="jawed" w:date="2020-11-15T12:38:00Z">
        <w:r w:rsidRPr="003C32A6" w:rsidDel="00B4140F">
          <w:rPr>
            <w:rFonts w:ascii="Calibri" w:hAnsi="Calibri" w:cs="Calibri"/>
            <w:i/>
            <w:iCs/>
          </w:rPr>
          <w:sym w:font="Wingdings" w:char="F0E0"/>
        </w:r>
        <w:r w:rsidDel="00B4140F">
          <w:rPr>
            <w:rFonts w:ascii="Calibri" w:hAnsi="Calibri" w:cs="Calibri"/>
            <w:i/>
            <w:iCs/>
          </w:rPr>
          <w:delText xml:space="preserve"> </w:delText>
        </w:r>
        <w:commentRangeStart w:id="39"/>
        <w:r w:rsidR="003C3B4C" w:rsidDel="00B4140F">
          <w:rPr>
            <w:rFonts w:ascii="Calibri" w:hAnsi="Calibri" w:cs="Calibri"/>
            <w:i/>
            <w:iCs/>
          </w:rPr>
          <w:delText>Ça</w:delText>
        </w:r>
        <w:r w:rsidDel="00B4140F">
          <w:rPr>
            <w:rFonts w:ascii="Calibri" w:hAnsi="Calibri" w:cs="Calibri"/>
            <w:i/>
            <w:iCs/>
          </w:rPr>
          <w:delText xml:space="preserve"> peut également fausser les mesures</w:delText>
        </w:r>
        <w:r w:rsidR="00EC0063" w:rsidDel="00B4140F">
          <w:rPr>
            <w:rFonts w:ascii="Calibri" w:hAnsi="Calibri" w:cs="Calibri"/>
            <w:i/>
            <w:iCs/>
          </w:rPr>
          <w:delText>.</w:delText>
        </w:r>
        <w:commentRangeEnd w:id="39"/>
        <w:r w:rsidR="001B39A1" w:rsidDel="00B4140F">
          <w:rPr>
            <w:rStyle w:val="Marquedecommentaire"/>
          </w:rPr>
          <w:commentReference w:id="39"/>
        </w:r>
      </w:del>
    </w:p>
    <w:p w14:paraId="0FECF2B2" w14:textId="07A17CF0" w:rsidR="00EC0063" w:rsidRDefault="00EC0063">
      <w:pPr>
        <w:tabs>
          <w:tab w:val="left" w:pos="560"/>
          <w:tab w:val="left" w:pos="1120"/>
        </w:tabs>
        <w:jc w:val="both"/>
        <w:rPr>
          <w:rFonts w:ascii="Calibri" w:hAnsi="Calibri" w:cs="Calibri"/>
          <w:i/>
          <w:iCs/>
        </w:rPr>
      </w:pPr>
      <w:r>
        <w:rPr>
          <w:rFonts w:ascii="Calibri" w:hAnsi="Calibri" w:cs="Calibri"/>
          <w:i/>
          <w:iCs/>
        </w:rPr>
        <w:t xml:space="preserve">Q13) Le diaphragme joue en effet sur l’intensité lumineuse reçue, sur quoi d’autre cela joue ? </w:t>
      </w:r>
    </w:p>
    <w:p w14:paraId="5942CB1E" w14:textId="28976FCD" w:rsidR="00EC0063" w:rsidRDefault="00EC0063">
      <w:pPr>
        <w:tabs>
          <w:tab w:val="left" w:pos="560"/>
          <w:tab w:val="left" w:pos="1120"/>
        </w:tabs>
        <w:jc w:val="both"/>
        <w:rPr>
          <w:rFonts w:ascii="Calibri" w:hAnsi="Calibri" w:cs="Calibri"/>
          <w:i/>
          <w:iCs/>
        </w:rPr>
      </w:pPr>
      <w:r>
        <w:rPr>
          <w:rFonts w:ascii="Calibri" w:hAnsi="Calibri" w:cs="Calibri"/>
          <w:i/>
          <w:iCs/>
        </w:rPr>
        <w:t>Rep : Sur la profondeur de champ (=Plage de distance objet-objectif pour laquelle l’image est nette)</w:t>
      </w:r>
    </w:p>
    <w:p w14:paraId="54A8C5EA" w14:textId="22A13FA7" w:rsidR="00EC0063" w:rsidRDefault="00EC0063">
      <w:pPr>
        <w:tabs>
          <w:tab w:val="left" w:pos="560"/>
          <w:tab w:val="left" w:pos="1120"/>
        </w:tabs>
        <w:jc w:val="both"/>
        <w:rPr>
          <w:rFonts w:ascii="Calibri" w:hAnsi="Calibri" w:cs="Calibri"/>
          <w:i/>
          <w:iCs/>
        </w:rPr>
      </w:pPr>
      <w:r>
        <w:rPr>
          <w:rFonts w:ascii="Calibri" w:hAnsi="Calibri" w:cs="Calibri"/>
          <w:i/>
          <w:iCs/>
        </w:rPr>
        <w:t xml:space="preserve">Q14) Pour la mesure que vous avez faite devant nous, vous avez écrit : 28 +/- 0,1 </w:t>
      </w:r>
      <w:proofErr w:type="spellStart"/>
      <w:r>
        <w:rPr>
          <w:rFonts w:ascii="Calibri" w:hAnsi="Calibri" w:cs="Calibri"/>
          <w:i/>
          <w:iCs/>
        </w:rPr>
        <w:t>microA</w:t>
      </w:r>
      <w:proofErr w:type="spellEnd"/>
      <w:r>
        <w:rPr>
          <w:rFonts w:ascii="Calibri" w:hAnsi="Calibri" w:cs="Calibri"/>
          <w:i/>
          <w:iCs/>
        </w:rPr>
        <w:t xml:space="preserve">. Commentez. </w:t>
      </w:r>
    </w:p>
    <w:p w14:paraId="420C6B6A" w14:textId="13B8BC70" w:rsidR="00EC0063" w:rsidRDefault="00EC0063">
      <w:pPr>
        <w:tabs>
          <w:tab w:val="left" w:pos="560"/>
          <w:tab w:val="left" w:pos="1120"/>
        </w:tabs>
        <w:jc w:val="both"/>
        <w:rPr>
          <w:rFonts w:ascii="Calibri" w:hAnsi="Calibri" w:cs="Calibri"/>
          <w:i/>
          <w:iCs/>
        </w:rPr>
      </w:pPr>
      <w:r>
        <w:rPr>
          <w:rFonts w:ascii="Calibri" w:hAnsi="Calibri" w:cs="Calibri"/>
          <w:i/>
          <w:iCs/>
        </w:rPr>
        <w:t xml:space="preserve">Rep : L’incertitude n’est pas sur le dernier chiffre significatif de la mesure. Il ne faut pas arrondir. </w:t>
      </w:r>
    </w:p>
    <w:p w14:paraId="3121DB59" w14:textId="274260A5" w:rsidR="00EC0063" w:rsidRDefault="00EC0063">
      <w:pPr>
        <w:tabs>
          <w:tab w:val="left" w:pos="560"/>
          <w:tab w:val="left" w:pos="1120"/>
        </w:tabs>
        <w:jc w:val="both"/>
        <w:rPr>
          <w:rFonts w:ascii="Calibri" w:hAnsi="Calibri" w:cs="Calibri"/>
          <w:i/>
          <w:iCs/>
        </w:rPr>
      </w:pPr>
      <w:r>
        <w:rPr>
          <w:rFonts w:ascii="Calibri" w:hAnsi="Calibri" w:cs="Calibri"/>
          <w:i/>
          <w:iCs/>
        </w:rPr>
        <w:t>Q</w:t>
      </w:r>
      <w:r w:rsidR="003C3B4C">
        <w:rPr>
          <w:rFonts w:ascii="Calibri" w:hAnsi="Calibri" w:cs="Calibri"/>
          <w:i/>
          <w:iCs/>
        </w:rPr>
        <w:t>15) Comment</w:t>
      </w:r>
      <w:r>
        <w:rPr>
          <w:rFonts w:ascii="Calibri" w:hAnsi="Calibri" w:cs="Calibri"/>
          <w:i/>
          <w:iCs/>
        </w:rPr>
        <w:t xml:space="preserve"> corriger les aberrations chromatiques ? </w:t>
      </w:r>
    </w:p>
    <w:p w14:paraId="38826266" w14:textId="50CA5D89" w:rsidR="003C3B4C" w:rsidRDefault="003C3B4C">
      <w:pPr>
        <w:tabs>
          <w:tab w:val="left" w:pos="560"/>
          <w:tab w:val="left" w:pos="1120"/>
        </w:tabs>
        <w:jc w:val="both"/>
        <w:rPr>
          <w:rFonts w:ascii="Calibri" w:hAnsi="Calibri" w:cs="Calibri"/>
          <w:i/>
          <w:iCs/>
        </w:rPr>
      </w:pPr>
      <w:r>
        <w:rPr>
          <w:rFonts w:ascii="Calibri" w:hAnsi="Calibri" w:cs="Calibri"/>
          <w:i/>
          <w:iCs/>
        </w:rPr>
        <w:t xml:space="preserve">Rep : Doublet achromatique (Lentille DV flint accolée à une lentille CV Crown) </w:t>
      </w:r>
    </w:p>
    <w:p w14:paraId="7E7337A5" w14:textId="66978CCD" w:rsidR="003C3B4C" w:rsidRDefault="003C3B4C">
      <w:pPr>
        <w:tabs>
          <w:tab w:val="left" w:pos="560"/>
          <w:tab w:val="left" w:pos="1120"/>
        </w:tabs>
        <w:jc w:val="both"/>
        <w:rPr>
          <w:rFonts w:ascii="Calibri" w:hAnsi="Calibri" w:cs="Calibri"/>
          <w:i/>
          <w:iCs/>
        </w:rPr>
      </w:pPr>
      <w:r>
        <w:rPr>
          <w:rFonts w:ascii="Calibri" w:hAnsi="Calibri" w:cs="Calibri"/>
          <w:i/>
          <w:iCs/>
        </w:rPr>
        <w:t>Verre Flint : Verre dont l’indice varie beaucoup avec la longueur d’onde</w:t>
      </w:r>
    </w:p>
    <w:p w14:paraId="5F018278" w14:textId="7882D7EF" w:rsidR="003C3B4C" w:rsidRDefault="003C3B4C">
      <w:pPr>
        <w:tabs>
          <w:tab w:val="left" w:pos="560"/>
          <w:tab w:val="left" w:pos="1120"/>
        </w:tabs>
        <w:jc w:val="both"/>
        <w:rPr>
          <w:rFonts w:ascii="Calibri" w:hAnsi="Calibri" w:cs="Calibri"/>
          <w:i/>
          <w:iCs/>
        </w:rPr>
      </w:pPr>
      <w:r>
        <w:rPr>
          <w:rFonts w:ascii="Calibri" w:hAnsi="Calibri" w:cs="Calibri"/>
          <w:i/>
          <w:iCs/>
        </w:rPr>
        <w:t>Verre Crown : Verre dont l’indice varie peu avec la longueur d’onde</w:t>
      </w:r>
    </w:p>
    <w:p w14:paraId="4EA2D22D" w14:textId="7B430FBB" w:rsidR="003C3B4C" w:rsidRPr="007742ED" w:rsidRDefault="003C3B4C">
      <w:pPr>
        <w:tabs>
          <w:tab w:val="left" w:pos="560"/>
          <w:tab w:val="left" w:pos="1120"/>
        </w:tabs>
        <w:jc w:val="both"/>
        <w:rPr>
          <w:rFonts w:ascii="Calibri" w:hAnsi="Calibri" w:cs="Calibri"/>
          <w:i/>
          <w:iCs/>
        </w:rPr>
      </w:pPr>
    </w:p>
    <w:p w14:paraId="75D519D6" w14:textId="77777777" w:rsidR="00D602FA" w:rsidRDefault="00D602FA">
      <w:pPr>
        <w:tabs>
          <w:tab w:val="left" w:pos="560"/>
          <w:tab w:val="left" w:pos="1120"/>
        </w:tabs>
        <w:jc w:val="both"/>
        <w:rPr>
          <w:rFonts w:ascii="Calibri" w:hAnsi="Calibri" w:cs="Calibri"/>
        </w:rPr>
      </w:pPr>
    </w:p>
    <w:p w14:paraId="6A9154C9" w14:textId="77777777" w:rsidR="00D602FA" w:rsidRDefault="00D602FA">
      <w:pPr>
        <w:tabs>
          <w:tab w:val="left" w:pos="560"/>
          <w:tab w:val="left" w:pos="1120"/>
        </w:tabs>
        <w:jc w:val="both"/>
        <w:rPr>
          <w:rFonts w:ascii="Calibri" w:hAnsi="Calibri" w:cs="Calibri"/>
        </w:rPr>
      </w:pPr>
    </w:p>
    <w:p w14:paraId="646E8F84" w14:textId="77777777" w:rsidR="00D602FA" w:rsidRDefault="00C84A39">
      <w:pPr>
        <w:pStyle w:val="Titre1"/>
        <w:numPr>
          <w:ilvl w:val="0"/>
          <w:numId w:val="3"/>
        </w:numPr>
      </w:pPr>
      <w:r>
        <w:t>Manipulation supplémentaire durant l’entretien</w:t>
      </w:r>
    </w:p>
    <w:p w14:paraId="00849565" w14:textId="2DB3B74B" w:rsidR="00D602FA" w:rsidRDefault="00C84A39">
      <w:pPr>
        <w:tabs>
          <w:tab w:val="left" w:pos="560"/>
          <w:tab w:val="left" w:pos="1120"/>
        </w:tabs>
        <w:jc w:val="both"/>
        <w:rPr>
          <w:rFonts w:ascii="Calibri" w:hAnsi="Calibri" w:cs="Calibri"/>
        </w:rPr>
      </w:pPr>
      <w:r>
        <w:rPr>
          <w:rFonts w:ascii="Calibri" w:hAnsi="Calibri" w:cs="Calibri"/>
          <w:u w:val="single"/>
        </w:rPr>
        <w:t>But de la manip</w:t>
      </w:r>
      <w:r>
        <w:rPr>
          <w:rFonts w:ascii="Calibri" w:hAnsi="Calibri" w:cs="Calibri"/>
        </w:rPr>
        <w:t> :</w:t>
      </w:r>
      <w:r w:rsidR="003C3B4C">
        <w:rPr>
          <w:rFonts w:ascii="Calibri" w:hAnsi="Calibri" w:cs="Calibri"/>
        </w:rPr>
        <w:t xml:space="preserve"> Réaliser un comparateur avec un amplificateur </w:t>
      </w:r>
      <w:proofErr w:type="spellStart"/>
      <w:r w:rsidR="003C3B4C">
        <w:rPr>
          <w:rFonts w:ascii="Calibri" w:hAnsi="Calibri" w:cs="Calibri"/>
        </w:rPr>
        <w:t>operationnel</w:t>
      </w:r>
      <w:proofErr w:type="spellEnd"/>
      <w:r w:rsidR="003C3B4C">
        <w:rPr>
          <w:rFonts w:ascii="Calibri" w:hAnsi="Calibri" w:cs="Calibri"/>
        </w:rPr>
        <w:t xml:space="preserve">. </w:t>
      </w:r>
    </w:p>
    <w:p w14:paraId="628B7CE1" w14:textId="1C42AC44" w:rsidR="003C3B4C" w:rsidRDefault="003C3B4C">
      <w:pPr>
        <w:tabs>
          <w:tab w:val="left" w:pos="560"/>
          <w:tab w:val="left" w:pos="1120"/>
        </w:tabs>
        <w:jc w:val="both"/>
        <w:rPr>
          <w:rFonts w:ascii="Calibri" w:hAnsi="Calibri" w:cs="Calibri"/>
        </w:rPr>
      </w:pPr>
    </w:p>
    <w:p w14:paraId="44D76F17" w14:textId="1A863CBC" w:rsidR="003C3B4C" w:rsidRDefault="003C3B4C">
      <w:pPr>
        <w:tabs>
          <w:tab w:val="left" w:pos="560"/>
          <w:tab w:val="left" w:pos="1120"/>
        </w:tabs>
        <w:jc w:val="both"/>
        <w:rPr>
          <w:rFonts w:ascii="Calibri" w:hAnsi="Calibri" w:cs="Calibri"/>
        </w:rPr>
      </w:pPr>
      <w:r>
        <w:rPr>
          <w:rFonts w:ascii="Calibri" w:hAnsi="Calibri" w:cs="Calibri"/>
        </w:rPr>
        <w:t xml:space="preserve">Le but d’un comparateur est de comparer 2 tensions. La tension d’entrée d’un AO est le potentiel sur sa borne + moins le potentiel sur sa borne -. V+-V-. On fait fonctionner l’AO en régime </w:t>
      </w:r>
      <w:del w:id="40" w:author="jawed" w:date="2020-11-15T12:40:00Z">
        <w:r w:rsidDel="00B4140F">
          <w:rPr>
            <w:rFonts w:ascii="Calibri" w:hAnsi="Calibri" w:cs="Calibri"/>
          </w:rPr>
          <w:delText>saturé(</w:delText>
        </w:r>
      </w:del>
      <w:ins w:id="41" w:author="jawed" w:date="2020-11-15T12:40:00Z">
        <w:r w:rsidR="00B4140F">
          <w:rPr>
            <w:rFonts w:ascii="Calibri" w:hAnsi="Calibri" w:cs="Calibri"/>
          </w:rPr>
          <w:t>saturé (</w:t>
        </w:r>
      </w:ins>
      <w:r>
        <w:rPr>
          <w:rFonts w:ascii="Calibri" w:hAnsi="Calibri" w:cs="Calibri"/>
        </w:rPr>
        <w:t xml:space="preserve">Pas de rétroaction négative) pour qu’il amplifie la différence de ces tensions. Si la </w:t>
      </w:r>
      <w:del w:id="42" w:author="jawed" w:date="2020-11-15T12:41:00Z">
        <w:r w:rsidDel="00B4140F">
          <w:rPr>
            <w:rFonts w:ascii="Calibri" w:hAnsi="Calibri" w:cs="Calibri"/>
          </w:rPr>
          <w:delText>difference</w:delText>
        </w:r>
      </w:del>
      <w:ins w:id="43" w:author="jawed" w:date="2020-11-15T12:41:00Z">
        <w:r w:rsidR="00B4140F">
          <w:rPr>
            <w:rFonts w:ascii="Calibri" w:hAnsi="Calibri" w:cs="Calibri"/>
          </w:rPr>
          <w:t>différence</w:t>
        </w:r>
      </w:ins>
      <w:r>
        <w:rPr>
          <w:rFonts w:ascii="Calibri" w:hAnsi="Calibri" w:cs="Calibri"/>
        </w:rPr>
        <w:t xml:space="preserve"> est positive l’AO va saturer et sortir une tension +</w:t>
      </w:r>
      <w:proofErr w:type="spellStart"/>
      <w:r>
        <w:rPr>
          <w:rFonts w:ascii="Calibri" w:hAnsi="Calibri" w:cs="Calibri"/>
        </w:rPr>
        <w:t>Vsat</w:t>
      </w:r>
      <w:proofErr w:type="spellEnd"/>
      <w:r>
        <w:rPr>
          <w:rFonts w:ascii="Calibri" w:hAnsi="Calibri" w:cs="Calibri"/>
        </w:rPr>
        <w:t xml:space="preserve"> et si elle est négative il va sortir une tension -</w:t>
      </w:r>
      <w:proofErr w:type="spellStart"/>
      <w:r>
        <w:rPr>
          <w:rFonts w:ascii="Calibri" w:hAnsi="Calibri" w:cs="Calibri"/>
        </w:rPr>
        <w:t>Vsat</w:t>
      </w:r>
      <w:proofErr w:type="spellEnd"/>
      <w:r>
        <w:rPr>
          <w:rFonts w:ascii="Calibri" w:hAnsi="Calibri" w:cs="Calibri"/>
        </w:rPr>
        <w:t xml:space="preserve">. Avec </w:t>
      </w:r>
      <w:proofErr w:type="spellStart"/>
      <w:r>
        <w:rPr>
          <w:rFonts w:ascii="Calibri" w:hAnsi="Calibri" w:cs="Calibri"/>
        </w:rPr>
        <w:t>Vsat</w:t>
      </w:r>
      <w:proofErr w:type="spellEnd"/>
      <w:r>
        <w:rPr>
          <w:rFonts w:ascii="Calibri" w:hAnsi="Calibri" w:cs="Calibri"/>
        </w:rPr>
        <w:t xml:space="preserve"> la valeur de la tension avec laquelle l’AO est alimenté. (Vcc dans le schéma ci-dessous)</w:t>
      </w:r>
    </w:p>
    <w:p w14:paraId="538E4547" w14:textId="77777777" w:rsidR="003C3B4C" w:rsidRDefault="003C3B4C">
      <w:pPr>
        <w:tabs>
          <w:tab w:val="left" w:pos="560"/>
          <w:tab w:val="left" w:pos="1120"/>
        </w:tabs>
        <w:jc w:val="both"/>
        <w:rPr>
          <w:rFonts w:ascii="Calibri" w:hAnsi="Calibri" w:cs="Calibri"/>
        </w:rPr>
      </w:pPr>
    </w:p>
    <w:p w14:paraId="79640061" w14:textId="7982378D" w:rsidR="00D602FA" w:rsidRDefault="003C3B4C">
      <w:pPr>
        <w:tabs>
          <w:tab w:val="left" w:pos="560"/>
          <w:tab w:val="left" w:pos="1120"/>
        </w:tabs>
        <w:jc w:val="both"/>
        <w:rPr>
          <w:rFonts w:ascii="Calibri" w:hAnsi="Calibri" w:cs="Calibri"/>
        </w:rPr>
      </w:pPr>
      <w:r>
        <w:rPr>
          <w:noProof/>
          <w:lang w:eastAsia="fr-FR"/>
        </w:rPr>
        <w:lastRenderedPageBreak/>
        <w:drawing>
          <wp:inline distT="0" distB="0" distL="0" distR="0" wp14:anchorId="139A0F77" wp14:editId="4D3DB779">
            <wp:extent cx="2809875" cy="2200275"/>
            <wp:effectExtent l="0" t="0" r="9525"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9322" cy="2207672"/>
                    </a:xfrm>
                    <a:prstGeom prst="rect">
                      <a:avLst/>
                    </a:prstGeom>
                    <a:noFill/>
                    <a:ln>
                      <a:noFill/>
                    </a:ln>
                  </pic:spPr>
                </pic:pic>
              </a:graphicData>
            </a:graphic>
          </wp:inline>
        </w:drawing>
      </w:r>
    </w:p>
    <w:p w14:paraId="0C6F8E64" w14:textId="440DF0D2" w:rsidR="00D602FA" w:rsidRDefault="00D602FA">
      <w:pPr>
        <w:tabs>
          <w:tab w:val="left" w:pos="560"/>
          <w:tab w:val="left" w:pos="1120"/>
        </w:tabs>
        <w:jc w:val="both"/>
        <w:rPr>
          <w:rFonts w:ascii="Calibri" w:hAnsi="Calibri" w:cs="Calibri"/>
        </w:rPr>
      </w:pPr>
    </w:p>
    <w:p w14:paraId="2EB648CD" w14:textId="77777777" w:rsidR="00D602FA" w:rsidRDefault="00D602FA">
      <w:pPr>
        <w:tabs>
          <w:tab w:val="left" w:pos="560"/>
          <w:tab w:val="left" w:pos="1120"/>
        </w:tabs>
        <w:jc w:val="both"/>
        <w:rPr>
          <w:rFonts w:ascii="Calibri" w:hAnsi="Calibri" w:cs="Calibri"/>
        </w:rPr>
      </w:pPr>
    </w:p>
    <w:p w14:paraId="2213BC56" w14:textId="77777777" w:rsidR="00D602FA" w:rsidRDefault="00D602FA">
      <w:pPr>
        <w:tabs>
          <w:tab w:val="left" w:pos="560"/>
          <w:tab w:val="left" w:pos="1120"/>
        </w:tabs>
        <w:jc w:val="both"/>
        <w:rPr>
          <w:rFonts w:ascii="Calibri" w:hAnsi="Calibri" w:cs="Calibri"/>
        </w:rPr>
      </w:pPr>
    </w:p>
    <w:p w14:paraId="6A2CFD3E" w14:textId="77777777" w:rsidR="00D602FA" w:rsidRDefault="00D602FA">
      <w:pPr>
        <w:tabs>
          <w:tab w:val="left" w:pos="560"/>
          <w:tab w:val="left" w:pos="1120"/>
        </w:tabs>
        <w:jc w:val="both"/>
        <w:rPr>
          <w:rFonts w:ascii="Calibri" w:hAnsi="Calibri" w:cs="Calibri"/>
        </w:rPr>
      </w:pPr>
    </w:p>
    <w:p w14:paraId="5AFC10BC" w14:textId="77777777" w:rsidR="00D602FA" w:rsidRDefault="00D602FA">
      <w:pPr>
        <w:tabs>
          <w:tab w:val="left" w:pos="560"/>
          <w:tab w:val="left" w:pos="1120"/>
        </w:tabs>
        <w:jc w:val="both"/>
        <w:rPr>
          <w:rFonts w:ascii="Calibri" w:hAnsi="Calibri" w:cs="Calibri"/>
        </w:rPr>
      </w:pPr>
    </w:p>
    <w:p w14:paraId="131AD4A4" w14:textId="77777777" w:rsidR="00D602FA" w:rsidRDefault="00D602FA">
      <w:pPr>
        <w:tabs>
          <w:tab w:val="left" w:pos="560"/>
          <w:tab w:val="left" w:pos="1120"/>
        </w:tabs>
        <w:jc w:val="both"/>
        <w:rPr>
          <w:rFonts w:ascii="Calibri" w:hAnsi="Calibri" w:cs="Calibri"/>
        </w:rPr>
      </w:pPr>
    </w:p>
    <w:p w14:paraId="075C50FA" w14:textId="77777777" w:rsidR="00D602FA" w:rsidRDefault="00D602FA">
      <w:pPr>
        <w:tabs>
          <w:tab w:val="left" w:pos="560"/>
          <w:tab w:val="left" w:pos="1120"/>
        </w:tabs>
        <w:jc w:val="both"/>
        <w:rPr>
          <w:rFonts w:ascii="Calibri" w:hAnsi="Calibri" w:cs="Calibri"/>
        </w:rPr>
      </w:pPr>
    </w:p>
    <w:p w14:paraId="7B9B3F8A" w14:textId="77777777" w:rsidR="00D602FA" w:rsidRDefault="00D602FA">
      <w:pPr>
        <w:tabs>
          <w:tab w:val="left" w:pos="560"/>
          <w:tab w:val="left" w:pos="1120"/>
        </w:tabs>
        <w:jc w:val="both"/>
        <w:rPr>
          <w:rFonts w:ascii="Calibri" w:hAnsi="Calibri" w:cs="Calibri"/>
        </w:rPr>
      </w:pPr>
    </w:p>
    <w:p w14:paraId="0DE17E3B" w14:textId="77777777" w:rsidR="00D602FA" w:rsidRDefault="00D602FA">
      <w:pPr>
        <w:tabs>
          <w:tab w:val="left" w:pos="560"/>
          <w:tab w:val="left" w:pos="1120"/>
        </w:tabs>
        <w:jc w:val="both"/>
        <w:rPr>
          <w:rFonts w:ascii="Calibri" w:hAnsi="Calibri" w:cs="Calibri"/>
        </w:rPr>
      </w:pPr>
    </w:p>
    <w:p w14:paraId="1EB462E5" w14:textId="77777777" w:rsidR="00D602FA" w:rsidRDefault="00D602FA">
      <w:pPr>
        <w:tabs>
          <w:tab w:val="left" w:pos="560"/>
          <w:tab w:val="left" w:pos="1120"/>
        </w:tabs>
        <w:jc w:val="both"/>
        <w:rPr>
          <w:rFonts w:ascii="Calibri" w:hAnsi="Calibri" w:cs="Calibri"/>
        </w:rPr>
      </w:pPr>
    </w:p>
    <w:p w14:paraId="0942AD48" w14:textId="77777777" w:rsidR="00D602FA" w:rsidRDefault="00C84A39">
      <w:pPr>
        <w:pStyle w:val="Titre1"/>
        <w:numPr>
          <w:ilvl w:val="0"/>
          <w:numId w:val="0"/>
        </w:numPr>
      </w:pPr>
      <w:r>
        <w:br w:type="page"/>
      </w:r>
    </w:p>
    <w:p w14:paraId="5DFE5E93" w14:textId="77777777" w:rsidR="00D602FA" w:rsidRDefault="00C84A39">
      <w:pPr>
        <w:pStyle w:val="Titre1"/>
        <w:numPr>
          <w:ilvl w:val="0"/>
          <w:numId w:val="3"/>
        </w:numPr>
      </w:pPr>
      <w:r>
        <w:lastRenderedPageBreak/>
        <w:t>Commentaires lors de la correction</w:t>
      </w:r>
    </w:p>
    <w:p w14:paraId="027F08D2" w14:textId="77777777" w:rsidR="00D602FA" w:rsidRDefault="00D602FA">
      <w:pPr>
        <w:tabs>
          <w:tab w:val="left" w:pos="560"/>
          <w:tab w:val="left" w:pos="1120"/>
        </w:tabs>
        <w:jc w:val="both"/>
        <w:rPr>
          <w:rFonts w:ascii="Calibri" w:hAnsi="Calibri" w:cs="Calibri"/>
        </w:rPr>
      </w:pPr>
    </w:p>
    <w:p w14:paraId="3CF2B243" w14:textId="416EB39A" w:rsidR="00D602FA" w:rsidRDefault="00D03101">
      <w:pPr>
        <w:tabs>
          <w:tab w:val="left" w:pos="560"/>
          <w:tab w:val="left" w:pos="1120"/>
        </w:tabs>
        <w:jc w:val="both"/>
        <w:rPr>
          <w:rFonts w:ascii="Calibri" w:hAnsi="Calibri" w:cs="Calibri"/>
          <w:i/>
          <w:iCs/>
        </w:rPr>
      </w:pPr>
      <w:r w:rsidRPr="00D03101">
        <w:rPr>
          <w:rFonts w:ascii="Calibri" w:hAnsi="Calibri" w:cs="Calibri"/>
          <w:b/>
          <w:bCs/>
          <w:i/>
          <w:iCs/>
        </w:rPr>
        <w:t>Commentaire sur la 1ere expérience</w:t>
      </w:r>
      <w:r>
        <w:rPr>
          <w:rFonts w:ascii="Calibri" w:hAnsi="Calibri" w:cs="Calibri"/>
          <w:i/>
          <w:iCs/>
        </w:rPr>
        <w:t xml:space="preserve"> : Dans ce montage, il faut absolument construire un instrument d’optique soi-même en direct, étape par étape. Il faut également profiter de cet instrument pour montrer beaucoup d’autres choses, vous avez, en plus du grossissement mis en évidence le rôle des différents diaphragmes, vous auriez pu ajouter des démonstrations sur les lucarnes d’entrée et de sortie, les aberrations de la lunette (qu’on peut rendre quantitatif) ainsi que les pupilles d’entrée et de sortie.  </w:t>
      </w:r>
    </w:p>
    <w:p w14:paraId="1E961465" w14:textId="637E1716" w:rsidR="00D03101" w:rsidRDefault="00D03101">
      <w:pPr>
        <w:tabs>
          <w:tab w:val="left" w:pos="560"/>
          <w:tab w:val="left" w:pos="1120"/>
        </w:tabs>
        <w:jc w:val="both"/>
        <w:rPr>
          <w:rFonts w:ascii="Calibri" w:hAnsi="Calibri" w:cs="Calibri"/>
          <w:i/>
          <w:iCs/>
        </w:rPr>
      </w:pPr>
      <w:r w:rsidRPr="00D03101">
        <w:rPr>
          <w:rFonts w:ascii="Calibri" w:hAnsi="Calibri" w:cs="Calibri"/>
          <w:b/>
          <w:bCs/>
          <w:i/>
          <w:iCs/>
        </w:rPr>
        <w:t>Commentaire sur la 2eme expérience </w:t>
      </w:r>
      <w:r>
        <w:rPr>
          <w:rFonts w:ascii="Calibri" w:hAnsi="Calibri" w:cs="Calibri"/>
          <w:i/>
          <w:iCs/>
        </w:rPr>
        <w:t>: Attention à la polarisation en inverse</w:t>
      </w:r>
      <w:r w:rsidR="00446D52">
        <w:rPr>
          <w:rFonts w:ascii="Calibri" w:hAnsi="Calibri" w:cs="Calibri"/>
          <w:i/>
          <w:iCs/>
        </w:rPr>
        <w:t>, il faut alimenter la diode ou choisir une diode auto-alimentée</w:t>
      </w:r>
      <w:ins w:id="44" w:author="jawed" w:date="2020-11-15T12:39:00Z">
        <w:r w:rsidR="00B4140F">
          <w:rPr>
            <w:rFonts w:ascii="Calibri" w:hAnsi="Calibri" w:cs="Calibri"/>
            <w:i/>
            <w:iCs/>
          </w:rPr>
          <w:t xml:space="preserve"> pour être </w:t>
        </w:r>
      </w:ins>
      <w:ins w:id="45" w:author="jawed" w:date="2020-11-15T12:40:00Z">
        <w:r w:rsidR="00B4140F">
          <w:rPr>
            <w:rFonts w:ascii="Calibri" w:hAnsi="Calibri" w:cs="Calibri"/>
            <w:i/>
            <w:iCs/>
          </w:rPr>
          <w:t>sûr</w:t>
        </w:r>
      </w:ins>
      <w:ins w:id="46" w:author="jawed" w:date="2020-11-15T12:39:00Z">
        <w:r w:rsidR="00B4140F">
          <w:rPr>
            <w:rFonts w:ascii="Calibri" w:hAnsi="Calibri" w:cs="Calibri"/>
            <w:i/>
            <w:iCs/>
          </w:rPr>
          <w:t xml:space="preserve"> que le fonctionnement soit linéaire</w:t>
        </w:r>
      </w:ins>
      <w:commentRangeStart w:id="47"/>
      <w:r w:rsidR="00446D52">
        <w:rPr>
          <w:rFonts w:ascii="Calibri" w:hAnsi="Calibri" w:cs="Calibri"/>
          <w:i/>
          <w:iCs/>
        </w:rPr>
        <w:t>.</w:t>
      </w:r>
      <w:r>
        <w:rPr>
          <w:rFonts w:ascii="Calibri" w:hAnsi="Calibri" w:cs="Calibri"/>
          <w:i/>
          <w:iCs/>
        </w:rPr>
        <w:t xml:space="preserve"> </w:t>
      </w:r>
      <w:del w:id="48" w:author="jawed" w:date="2020-11-15T12:39:00Z">
        <w:r w:rsidDel="00B4140F">
          <w:rPr>
            <w:rFonts w:ascii="Calibri" w:hAnsi="Calibri" w:cs="Calibri"/>
            <w:i/>
            <w:iCs/>
          </w:rPr>
          <w:delText>(Eventuellement refaire pour voir si ça donne la même chose)</w:delText>
        </w:r>
      </w:del>
      <w:ins w:id="49" w:author="jawed" w:date="2020-11-15T12:40:00Z">
        <w:r w:rsidR="00B4140F">
          <w:rPr>
            <w:rFonts w:ascii="Calibri" w:hAnsi="Calibri" w:cs="Calibri"/>
            <w:i/>
            <w:iCs/>
          </w:rPr>
          <w:t>Également</w:t>
        </w:r>
      </w:ins>
      <w:ins w:id="50" w:author="jawed" w:date="2020-11-15T12:39:00Z">
        <w:r w:rsidR="00B4140F">
          <w:rPr>
            <w:rFonts w:ascii="Calibri" w:hAnsi="Calibri" w:cs="Calibri"/>
            <w:i/>
            <w:iCs/>
          </w:rPr>
          <w:t>,</w:t>
        </w:r>
      </w:ins>
      <w:del w:id="51" w:author="jawed" w:date="2020-11-15T12:39:00Z">
        <w:r w:rsidDel="00B4140F">
          <w:rPr>
            <w:rFonts w:ascii="Calibri" w:hAnsi="Calibri" w:cs="Calibri"/>
            <w:i/>
            <w:iCs/>
          </w:rPr>
          <w:delText xml:space="preserve"> ainsi</w:delText>
        </w:r>
      </w:del>
      <w:r>
        <w:rPr>
          <w:rFonts w:ascii="Calibri" w:hAnsi="Calibri" w:cs="Calibri"/>
          <w:i/>
          <w:iCs/>
        </w:rPr>
        <w:t xml:space="preserve"> </w:t>
      </w:r>
      <w:ins w:id="52" w:author="jawed" w:date="2020-11-15T12:39:00Z">
        <w:r w:rsidR="00B4140F">
          <w:rPr>
            <w:rFonts w:ascii="Calibri" w:hAnsi="Calibri" w:cs="Calibri"/>
            <w:i/>
            <w:iCs/>
          </w:rPr>
          <w:t>refaire l’</w:t>
        </w:r>
      </w:ins>
      <w:ins w:id="53" w:author="jawed" w:date="2020-11-15T12:40:00Z">
        <w:r w:rsidR="00B4140F">
          <w:rPr>
            <w:rFonts w:ascii="Calibri" w:hAnsi="Calibri" w:cs="Calibri"/>
            <w:i/>
            <w:iCs/>
          </w:rPr>
          <w:t>expérience</w:t>
        </w:r>
      </w:ins>
      <w:ins w:id="54" w:author="jawed" w:date="2020-11-15T12:39:00Z">
        <w:r w:rsidR="00B4140F">
          <w:rPr>
            <w:rFonts w:ascii="Calibri" w:hAnsi="Calibri" w:cs="Calibri"/>
            <w:i/>
            <w:iCs/>
          </w:rPr>
          <w:t xml:space="preserve"> avec l’objectif dans son sens d’utilisation pour voir si cela change</w:t>
        </w:r>
      </w:ins>
      <w:ins w:id="55" w:author="jawed" w:date="2020-11-15T12:40:00Z">
        <w:r w:rsidR="00B4140F">
          <w:rPr>
            <w:rFonts w:ascii="Calibri" w:hAnsi="Calibri" w:cs="Calibri"/>
            <w:i/>
            <w:iCs/>
          </w:rPr>
          <w:t xml:space="preserve"> quelque chose.</w:t>
        </w:r>
      </w:ins>
      <w:del w:id="56" w:author="jawed" w:date="2020-11-15T12:39:00Z">
        <w:r w:rsidDel="00B4140F">
          <w:rPr>
            <w:rFonts w:ascii="Calibri" w:hAnsi="Calibri" w:cs="Calibri"/>
            <w:i/>
            <w:iCs/>
          </w:rPr>
          <w:delText>que le sens de l’objectif</w:delText>
        </w:r>
        <w:commentRangeEnd w:id="47"/>
        <w:r w:rsidR="00002E11" w:rsidDel="00B4140F">
          <w:rPr>
            <w:rStyle w:val="Marquedecommentaire"/>
          </w:rPr>
          <w:commentReference w:id="47"/>
        </w:r>
        <w:r w:rsidDel="00B4140F">
          <w:rPr>
            <w:rFonts w:ascii="Calibri" w:hAnsi="Calibri" w:cs="Calibri"/>
            <w:i/>
            <w:iCs/>
          </w:rPr>
          <w:delText>.</w:delText>
        </w:r>
      </w:del>
      <w:r>
        <w:rPr>
          <w:rFonts w:ascii="Calibri" w:hAnsi="Calibri" w:cs="Calibri"/>
          <w:i/>
          <w:iCs/>
        </w:rPr>
        <w:t xml:space="preserve"> Il faut d’abord commenter l’allure générale de la courbe (barres d’erreurs, fit) puis mentionner le Chi² réduit. </w:t>
      </w:r>
    </w:p>
    <w:p w14:paraId="4EECF190" w14:textId="186080BC" w:rsidR="00D03101" w:rsidRDefault="00D03101">
      <w:pPr>
        <w:tabs>
          <w:tab w:val="left" w:pos="560"/>
          <w:tab w:val="left" w:pos="1120"/>
        </w:tabs>
        <w:jc w:val="both"/>
        <w:rPr>
          <w:rFonts w:ascii="Calibri" w:hAnsi="Calibri" w:cs="Calibri"/>
        </w:rPr>
      </w:pPr>
      <w:r w:rsidRPr="00D03101">
        <w:rPr>
          <w:rFonts w:ascii="Calibri" w:hAnsi="Calibri" w:cs="Calibri"/>
          <w:b/>
          <w:bCs/>
          <w:i/>
          <w:iCs/>
        </w:rPr>
        <w:t xml:space="preserve"> Commentaire sur la 3eme expérience</w:t>
      </w:r>
      <w:r>
        <w:rPr>
          <w:rFonts w:ascii="Calibri" w:hAnsi="Calibri" w:cs="Calibri"/>
          <w:i/>
          <w:iCs/>
        </w:rPr>
        <w:t> : Vous avez passé du temps pour trouver votre erreur, c’est bien,</w:t>
      </w:r>
      <w:r w:rsidR="00F96837">
        <w:rPr>
          <w:rFonts w:ascii="Calibri" w:hAnsi="Calibri" w:cs="Calibri"/>
          <w:i/>
          <w:iCs/>
        </w:rPr>
        <w:t xml:space="preserve"> mais</w:t>
      </w:r>
      <w:r>
        <w:rPr>
          <w:rFonts w:ascii="Calibri" w:hAnsi="Calibri" w:cs="Calibri"/>
          <w:i/>
          <w:iCs/>
        </w:rPr>
        <w:t xml:space="preserve"> il fa</w:t>
      </w:r>
      <w:r w:rsidR="00F96837">
        <w:rPr>
          <w:rFonts w:ascii="Calibri" w:hAnsi="Calibri" w:cs="Calibri"/>
          <w:i/>
          <w:iCs/>
        </w:rPr>
        <w:t>llait</w:t>
      </w:r>
      <w:r>
        <w:rPr>
          <w:rFonts w:ascii="Calibri" w:hAnsi="Calibri" w:cs="Calibri"/>
          <w:i/>
          <w:iCs/>
        </w:rPr>
        <w:t xml:space="preserve"> insister</w:t>
      </w:r>
      <w:r w:rsidR="00F96837">
        <w:rPr>
          <w:rFonts w:ascii="Calibri" w:hAnsi="Calibri" w:cs="Calibri"/>
          <w:i/>
          <w:iCs/>
        </w:rPr>
        <w:t xml:space="preserve"> jusqu’à la trouver</w:t>
      </w:r>
      <w:r>
        <w:rPr>
          <w:rFonts w:ascii="Calibri" w:hAnsi="Calibri" w:cs="Calibri"/>
          <w:i/>
          <w:iCs/>
        </w:rPr>
        <w:t xml:space="preserve">, vérifier l’homogénéité etc. Laisser l’erreur </w:t>
      </w:r>
      <w:r w:rsidR="00F96837">
        <w:rPr>
          <w:rFonts w:ascii="Calibri" w:hAnsi="Calibri" w:cs="Calibri"/>
          <w:i/>
          <w:iCs/>
        </w:rPr>
        <w:t>peut</w:t>
      </w:r>
      <w:r>
        <w:rPr>
          <w:rFonts w:ascii="Calibri" w:hAnsi="Calibri" w:cs="Calibri"/>
          <w:i/>
          <w:iCs/>
        </w:rPr>
        <w:t xml:space="preserve"> laisser une mauvaise image</w:t>
      </w:r>
      <w:r w:rsidR="00F96837">
        <w:rPr>
          <w:rFonts w:ascii="Calibri" w:hAnsi="Calibri" w:cs="Calibri"/>
          <w:i/>
          <w:iCs/>
        </w:rPr>
        <w:t xml:space="preserve"> au jury. Calculer 2 fois un grossissement est redondant. Il faut éviter de faire 2 manip qui mettent en évidence la même chose. </w:t>
      </w:r>
    </w:p>
    <w:sectPr w:rsidR="00D03101">
      <w:headerReference w:type="default" r:id="rId30"/>
      <w:pgSz w:w="11880" w:h="17040"/>
      <w:pgMar w:top="1134" w:right="1134" w:bottom="851" w:left="1134" w:header="1077"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6" w:author="cboursier-adm" w:date="2020-11-11T17:23:00Z" w:initials="c">
    <w:p w14:paraId="0647FD50" w14:textId="09967AA9" w:rsidR="001B39A1" w:rsidRDefault="001B39A1">
      <w:pPr>
        <w:pStyle w:val="Commentaire"/>
      </w:pPr>
      <w:r>
        <w:rPr>
          <w:rStyle w:val="Marquedecommentaire"/>
        </w:rPr>
        <w:annotationRef/>
      </w:r>
      <w:r>
        <w:t>Le diaphragme de champ est placé au niveau de l’image intermédiaire.</w:t>
      </w:r>
    </w:p>
  </w:comment>
  <w:comment w:id="10" w:author="cboursier-adm" w:date="2020-11-11T17:25:00Z" w:initials="c">
    <w:p w14:paraId="1661C89C" w14:textId="1069D2F0" w:rsidR="001B39A1" w:rsidRDefault="001B39A1">
      <w:pPr>
        <w:pStyle w:val="Commentaire"/>
      </w:pPr>
      <w:r>
        <w:rPr>
          <w:rStyle w:val="Marquedecommentaire"/>
        </w:rPr>
        <w:annotationRef/>
      </w:r>
      <w:r>
        <w:t>C’est la notion de linéarité qui est importante. Pour avoir une réponse linéaire en fonction du flux lumineux il faut une photodiode polarisée en inverse</w:t>
      </w:r>
    </w:p>
  </w:comment>
  <w:comment w:id="13" w:author="Clément S" w:date="2020-11-11T16:47:00Z" w:initials="CS">
    <w:p w14:paraId="2BC745DC" w14:textId="2AA66409" w:rsidR="00987D85" w:rsidRDefault="00987D85">
      <w:pPr>
        <w:pStyle w:val="Commentaire"/>
      </w:pPr>
      <w:r>
        <w:rPr>
          <w:rStyle w:val="Marquedecommentaire"/>
        </w:rPr>
        <w:annotationRef/>
      </w:r>
      <w:r>
        <w:t>Ça ne va pas jouer sur les résultats de mesure, c’est juste une façon étrange de caractériser l’instrument. On le caractérise dans une condition qui n’est pas une condition d’utilisation.</w:t>
      </w:r>
    </w:p>
  </w:comment>
  <w:comment w:id="17" w:author="cboursier-adm" w:date="2020-11-11T17:26:00Z" w:initials="c">
    <w:p w14:paraId="46CDE980" w14:textId="3F224AE0" w:rsidR="001B39A1" w:rsidRDefault="001B39A1">
      <w:pPr>
        <w:pStyle w:val="Commentaire"/>
      </w:pPr>
      <w:r>
        <w:rPr>
          <w:rStyle w:val="Marquedecommentaire"/>
        </w:rPr>
        <w:annotationRef/>
      </w:r>
      <w:r>
        <w:t>En radian</w:t>
      </w:r>
    </w:p>
  </w:comment>
  <w:comment w:id="24" w:author="Clément S" w:date="2020-11-11T16:50:00Z" w:initials="CS">
    <w:p w14:paraId="18357C63" w14:textId="42A56F41" w:rsidR="00987D85" w:rsidRDefault="00987D85">
      <w:pPr>
        <w:pStyle w:val="Commentaire"/>
      </w:pPr>
      <w:r>
        <w:rPr>
          <w:rStyle w:val="Marquedecommentaire"/>
        </w:rPr>
        <w:annotationRef/>
      </w:r>
      <w:r>
        <w:t>Et d’en faire l’image avec la lentille</w:t>
      </w:r>
    </w:p>
  </w:comment>
  <w:comment w:id="29" w:author="cboursier-adm" w:date="2020-11-11T17:32:00Z" w:initials="c">
    <w:p w14:paraId="7C7B277B" w14:textId="1CD49AE0" w:rsidR="00D74411" w:rsidRDefault="00D74411">
      <w:pPr>
        <w:pStyle w:val="Commentaire"/>
      </w:pPr>
      <w:r>
        <w:rPr>
          <w:rStyle w:val="Marquedecommentaire"/>
        </w:rPr>
        <w:annotationRef/>
      </w:r>
      <w:r>
        <w:t>Plutôt la question de la position du diaphragme par rapport aux lentilles dans l’objectif photo</w:t>
      </w:r>
    </w:p>
  </w:comment>
  <w:comment w:id="30" w:author="cboursier-adm" w:date="2020-11-11T17:37:00Z" w:initials="c">
    <w:p w14:paraId="23463A86" w14:textId="583FF487" w:rsidR="00D74411" w:rsidRDefault="00D74411">
      <w:pPr>
        <w:pStyle w:val="Commentaire"/>
      </w:pPr>
      <w:r>
        <w:rPr>
          <w:rStyle w:val="Marquedecommentaire"/>
        </w:rPr>
        <w:annotationRef/>
      </w:r>
    </w:p>
  </w:comment>
  <w:comment w:id="33" w:author="Clément S" w:date="2020-11-11T16:52:00Z" w:initials="CS">
    <w:p w14:paraId="11C2B647" w14:textId="535FFDA3" w:rsidR="00987D85" w:rsidRDefault="00987D85">
      <w:pPr>
        <w:pStyle w:val="Commentaire"/>
      </w:pPr>
      <w:r>
        <w:rPr>
          <w:rStyle w:val="Marquedecommentaire"/>
        </w:rPr>
        <w:annotationRef/>
      </w:r>
      <w:r>
        <w:t>Et les aberrations ne sont pas gênantes pour une mesure d’intensité.</w:t>
      </w:r>
    </w:p>
  </w:comment>
  <w:comment w:id="39" w:author="cboursier-adm" w:date="2020-11-11T17:28:00Z" w:initials="c">
    <w:p w14:paraId="3B40D832" w14:textId="47D5E2CA" w:rsidR="001B39A1" w:rsidRDefault="001B39A1">
      <w:pPr>
        <w:pStyle w:val="Commentaire"/>
      </w:pPr>
      <w:r>
        <w:rPr>
          <w:rStyle w:val="Marquedecommentaire"/>
        </w:rPr>
        <w:annotationRef/>
      </w:r>
      <w:r>
        <w:t>Le terme « fausser les mesures » n’est pas vraiment adapté.</w:t>
      </w:r>
    </w:p>
    <w:p w14:paraId="219F37A3" w14:textId="2AC33F6F" w:rsidR="001B39A1" w:rsidRDefault="001B39A1">
      <w:pPr>
        <w:pStyle w:val="Commentaire"/>
      </w:pPr>
      <w:r>
        <w:t>Si on n’a pas un détecteur linéaire, on n’est pas sûr d’avoir une mesure proportionnelle à la luminosité.</w:t>
      </w:r>
    </w:p>
  </w:comment>
  <w:comment w:id="47" w:author="cboursier-adm" w:date="2020-11-11T17:41:00Z" w:initials="c">
    <w:p w14:paraId="761B9736" w14:textId="457F2E61" w:rsidR="00002E11" w:rsidRDefault="00002E11">
      <w:pPr>
        <w:pStyle w:val="Commentaire"/>
      </w:pPr>
      <w:r>
        <w:rPr>
          <w:rStyle w:val="Marquedecommentaire"/>
        </w:rPr>
        <w:annotationRef/>
      </w:r>
      <w:r>
        <w:t xml:space="preserve">Pas très clair. On peut envisager de faire la manip </w:t>
      </w:r>
      <w:proofErr w:type="gramStart"/>
      <w:r>
        <w:t>avec  l’objectif</w:t>
      </w:r>
      <w:proofErr w:type="gramEnd"/>
      <w:r>
        <w:t xml:space="preserve"> dans son sens d’utilisation « normal » et sens inverse pour voir si cela change quelque chose.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47FD50" w15:done="0"/>
  <w15:commentEx w15:paraId="1661C89C" w15:done="0"/>
  <w15:commentEx w15:paraId="2BC745DC" w15:done="0"/>
  <w15:commentEx w15:paraId="46CDE980" w15:done="0"/>
  <w15:commentEx w15:paraId="18357C63" w15:done="0"/>
  <w15:commentEx w15:paraId="7C7B277B" w15:done="0"/>
  <w15:commentEx w15:paraId="23463A86" w15:paraIdParent="7C7B277B" w15:done="0"/>
  <w15:commentEx w15:paraId="11C2B647" w15:done="0"/>
  <w15:commentEx w15:paraId="219F37A3" w15:done="0"/>
  <w15:commentEx w15:paraId="761B973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47FD50" w16cid:durableId="235B9E69"/>
  <w16cid:commentId w16cid:paraId="1661C89C" w16cid:durableId="235B9E6A"/>
  <w16cid:commentId w16cid:paraId="2BC745DC" w16cid:durableId="23569431"/>
  <w16cid:commentId w16cid:paraId="46CDE980" w16cid:durableId="235B9E6C"/>
  <w16cid:commentId w16cid:paraId="18357C63" w16cid:durableId="235694C8"/>
  <w16cid:commentId w16cid:paraId="7C7B277B" w16cid:durableId="235B9E6E"/>
  <w16cid:commentId w16cid:paraId="23463A86" w16cid:durableId="235B9E6F"/>
  <w16cid:commentId w16cid:paraId="11C2B647" w16cid:durableId="23569533"/>
  <w16cid:commentId w16cid:paraId="219F37A3" w16cid:durableId="235B9E71"/>
  <w16cid:commentId w16cid:paraId="761B9736" w16cid:durableId="235B9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59BACA" w14:textId="77777777" w:rsidR="00F66A7A" w:rsidRDefault="00F66A7A">
      <w:r>
        <w:separator/>
      </w:r>
    </w:p>
  </w:endnote>
  <w:endnote w:type="continuationSeparator" w:id="0">
    <w:p w14:paraId="7D0346C0" w14:textId="77777777" w:rsidR="00F66A7A" w:rsidRDefault="00F6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New York;Times New Roman">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2AE1D3" w14:textId="77777777" w:rsidR="00F66A7A" w:rsidRDefault="00F66A7A">
      <w:r>
        <w:separator/>
      </w:r>
    </w:p>
  </w:footnote>
  <w:footnote w:type="continuationSeparator" w:id="0">
    <w:p w14:paraId="248C1ABA" w14:textId="77777777" w:rsidR="00F66A7A" w:rsidRDefault="00F66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D18E8" w14:textId="77777777" w:rsidR="00D602FA" w:rsidRDefault="00C84A39">
    <w:pPr>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14:paraId="04D163E9" w14:textId="77777777" w:rsidR="00D602FA" w:rsidRDefault="00C84A39">
    <w:pPr>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14:paraId="6FF29D36" w14:textId="77777777" w:rsidR="00D602FA" w:rsidRDefault="00D602FA">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01871"/>
    <w:multiLevelType w:val="multilevel"/>
    <w:tmpl w:val="D27EA72E"/>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6DE07B9"/>
    <w:multiLevelType w:val="multilevel"/>
    <w:tmpl w:val="FA88F9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C812CE9"/>
    <w:multiLevelType w:val="multilevel"/>
    <w:tmpl w:val="3DECE2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boursier-adm">
    <w15:presenceInfo w15:providerId="None" w15:userId="cboursier-adm"/>
  </w15:person>
  <w15:person w15:author="jawed">
    <w15:presenceInfo w15:providerId="None" w15:userId="jawed"/>
  </w15:person>
  <w15:person w15:author="Clément S">
    <w15:presenceInfo w15:providerId="Windows Live" w15:userId="64bea9ab222d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09"/>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FA"/>
    <w:rsid w:val="00002E11"/>
    <w:rsid w:val="00086682"/>
    <w:rsid w:val="000C553A"/>
    <w:rsid w:val="000D00FA"/>
    <w:rsid w:val="00112B6F"/>
    <w:rsid w:val="00127EC1"/>
    <w:rsid w:val="00192A2F"/>
    <w:rsid w:val="001A30C5"/>
    <w:rsid w:val="001B39A1"/>
    <w:rsid w:val="001E4D57"/>
    <w:rsid w:val="00276447"/>
    <w:rsid w:val="00357F0A"/>
    <w:rsid w:val="003C32A6"/>
    <w:rsid w:val="003C3B4C"/>
    <w:rsid w:val="00446D52"/>
    <w:rsid w:val="004D7370"/>
    <w:rsid w:val="004F11BB"/>
    <w:rsid w:val="0054486E"/>
    <w:rsid w:val="0055737C"/>
    <w:rsid w:val="006673E9"/>
    <w:rsid w:val="00726663"/>
    <w:rsid w:val="00751576"/>
    <w:rsid w:val="007742ED"/>
    <w:rsid w:val="008B553B"/>
    <w:rsid w:val="00987D85"/>
    <w:rsid w:val="00AF74A7"/>
    <w:rsid w:val="00B4140F"/>
    <w:rsid w:val="00C84A39"/>
    <w:rsid w:val="00D03101"/>
    <w:rsid w:val="00D15A42"/>
    <w:rsid w:val="00D602FA"/>
    <w:rsid w:val="00D74411"/>
    <w:rsid w:val="00EC0063"/>
    <w:rsid w:val="00F66A7A"/>
    <w:rsid w:val="00F96837"/>
    <w:rsid w:val="00FB2AA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35A3"/>
  <w15:docId w15:val="{F211E1F9-5196-4AC2-B59E-99674D37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ew York;Times New Roman" w:eastAsia="Times New Roman" w:hAnsi="New York;Times New Roman" w:cs="New York;Times New Roman"/>
      <w:sz w:val="24"/>
      <w:szCs w:val="20"/>
      <w:lang w:bidi="ar-SA"/>
    </w:rPr>
  </w:style>
  <w:style w:type="paragraph" w:styleId="Titre1">
    <w:name w:val="heading 1"/>
    <w:basedOn w:val="Titre"/>
    <w:next w:val="Corpsdetexte"/>
    <w:uiPriority w:val="9"/>
    <w:qFormat/>
    <w:pPr>
      <w:numPr>
        <w:numId w:val="1"/>
      </w:num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Titre">
    <w:name w:val="Title"/>
    <w:basedOn w:val="Normal"/>
    <w:next w:val="Corpsdetexte"/>
    <w:uiPriority w:val="10"/>
    <w:qFormat/>
    <w:pPr>
      <w:keepNext/>
      <w:spacing w:before="240" w:after="120"/>
    </w:pPr>
    <w:rPr>
      <w:rFonts w:ascii="Liberation Sans;Arial" w:eastAsia="Noto Sans CJK SC" w:hAnsi="Liberation Sans;Arial" w:cs="Lohit Devanagari"/>
      <w:sz w:val="28"/>
      <w:szCs w:val="28"/>
    </w:rPr>
  </w:style>
  <w:style w:type="paragraph" w:styleId="Corpsdetexte">
    <w:name w:val="Body Text"/>
    <w:basedOn w:val="Normal"/>
    <w:pPr>
      <w:spacing w:after="140" w:line="288"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ous-titre">
    <w:name w:val="Subtitle"/>
    <w:basedOn w:val="Titre"/>
    <w:next w:val="Corpsdetexte"/>
    <w:uiPriority w:val="11"/>
    <w:qFormat/>
    <w:pPr>
      <w:spacing w:before="60"/>
      <w:jc w:val="center"/>
    </w:pPr>
    <w:rPr>
      <w:sz w:val="36"/>
      <w:szCs w:val="36"/>
    </w:rPr>
  </w:style>
  <w:style w:type="character" w:styleId="Marquedecommentaire">
    <w:name w:val="annotation reference"/>
    <w:basedOn w:val="Policepardfaut"/>
    <w:uiPriority w:val="99"/>
    <w:semiHidden/>
    <w:unhideWhenUsed/>
    <w:rsid w:val="00987D85"/>
    <w:rPr>
      <w:sz w:val="16"/>
      <w:szCs w:val="16"/>
    </w:rPr>
  </w:style>
  <w:style w:type="paragraph" w:styleId="Commentaire">
    <w:name w:val="annotation text"/>
    <w:basedOn w:val="Normal"/>
    <w:link w:val="CommentaireCar"/>
    <w:uiPriority w:val="99"/>
    <w:semiHidden/>
    <w:unhideWhenUsed/>
    <w:rsid w:val="00987D85"/>
    <w:rPr>
      <w:sz w:val="20"/>
    </w:rPr>
  </w:style>
  <w:style w:type="character" w:customStyle="1" w:styleId="CommentaireCar">
    <w:name w:val="Commentaire Car"/>
    <w:basedOn w:val="Policepardfaut"/>
    <w:link w:val="Commentaire"/>
    <w:uiPriority w:val="99"/>
    <w:semiHidden/>
    <w:rsid w:val="00987D85"/>
    <w:rPr>
      <w:rFonts w:ascii="New York;Times New Roman" w:eastAsia="Times New Roman" w:hAnsi="New York;Times New Roman" w:cs="New York;Times New Roman"/>
      <w:szCs w:val="20"/>
      <w:lang w:bidi="ar-SA"/>
    </w:rPr>
  </w:style>
  <w:style w:type="paragraph" w:styleId="Objetducommentaire">
    <w:name w:val="annotation subject"/>
    <w:basedOn w:val="Commentaire"/>
    <w:next w:val="Commentaire"/>
    <w:link w:val="ObjetducommentaireCar"/>
    <w:uiPriority w:val="99"/>
    <w:semiHidden/>
    <w:unhideWhenUsed/>
    <w:rsid w:val="00987D85"/>
    <w:rPr>
      <w:b/>
      <w:bCs/>
    </w:rPr>
  </w:style>
  <w:style w:type="character" w:customStyle="1" w:styleId="ObjetducommentaireCar">
    <w:name w:val="Objet du commentaire Car"/>
    <w:basedOn w:val="CommentaireCar"/>
    <w:link w:val="Objetducommentaire"/>
    <w:uiPriority w:val="99"/>
    <w:semiHidden/>
    <w:rsid w:val="00987D85"/>
    <w:rPr>
      <w:rFonts w:ascii="New York;Times New Roman" w:eastAsia="Times New Roman" w:hAnsi="New York;Times New Roman" w:cs="New York;Times New Roman"/>
      <w:b/>
      <w:bCs/>
      <w:szCs w:val="20"/>
      <w:lang w:bidi="ar-SA"/>
    </w:rPr>
  </w:style>
  <w:style w:type="paragraph" w:styleId="Textedebulles">
    <w:name w:val="Balloon Text"/>
    <w:basedOn w:val="Normal"/>
    <w:link w:val="TextedebullesCar"/>
    <w:uiPriority w:val="99"/>
    <w:semiHidden/>
    <w:unhideWhenUsed/>
    <w:rsid w:val="00987D85"/>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87D85"/>
    <w:rPr>
      <w:rFonts w:ascii="Times New Roman" w:eastAsia="Times New Roman" w:hAnsi="Times New Roman" w:cs="Times New Roman"/>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customXml" Target="ink/ink2.xml"/><Relationship Id="rId26" Type="http://schemas.openxmlformats.org/officeDocument/2006/relationships/customXml" Target="ink/ink6.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customXml" Target="ink/ink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customXml" Target="ink/ink5.xml"/><Relationship Id="rId32"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microsoft.com/office/2011/relationships/commentsExtended" Target="commentsExtended.xml"/><Relationship Id="rId22" Type="http://schemas.openxmlformats.org/officeDocument/2006/relationships/customXml" Target="ink/ink4.xml"/><Relationship Id="rId27" Type="http://schemas.openxmlformats.org/officeDocument/2006/relationships/image" Target="media/image10.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0T20:17:25.410"/>
    </inkml:context>
    <inkml:brush xml:id="br0">
      <inkml:brushProperty name="width" value="0.05" units="cm"/>
      <inkml:brushProperty name="height" value="0.05" units="cm"/>
      <inkml:brushProperty name="ignorePressure" value="1"/>
    </inkml:brush>
  </inkml:definitions>
  <inkml:trace contextRef="#ctx0" brushRef="#br0">0 200,'22'0,"0"1,-1 0,26 6,-39-5,1 0,-1 1,0 0,0 1,0 0,0 0,-1 1,1-1,-1 2,11 9,15 18,-2 2,-1 1,-2 1,-1 1,-2 0,-2 3,-2 0,19 50,-12-25,-12-33,15 53,3-4,-26-67,-1 0,-1 0,0 1,-1 0,3 17,-7-21</inkml:trace>
  <inkml:trace contextRef="#ctx0" brushRef="#br0" timeOffset="1716.25">634 225,'-2'2,"-1"-1,1 0,0 1,0 0,0 0,0 0,0 0,0 0,0 0,-2 4,-8 8,-60 42,55-45,0 1,1 1,1 0,0 1,-17 21,-191 275,164-233,54-69</inkml:trace>
  <inkml:trace contextRef="#ctx0" brushRef="#br0" timeOffset="3772.75">846 68,'0'-3,"0"0,1 1,-1-1,1 0,-1 0,1 0,0 1,0-1,1 0,-1 1,0-1,1 1,-1-1,1 1,0 0,0 0,0-1,0 1,0 1,0-1,1 0,-1 0,1 1,-1 0,1-1,0 1,-1 0,1 0,0 0,5 0,-5 0,1 1,-1-1,0 1,1 0,-1 0,1 0,-1 0,1 1,-1-1,0 1,1 0,-1 0,0 0,0 0,1 1,-1 0,0-1,0 1,-1 0,1 0,0 0,-1 1,1-1,-1 1,3 3,-1 1,-1-1,0 1,-1 0,1 0,-1 0,-1 0,1 0,-1 0,0 1,-1-1,0 0,0 1,-1-1,1 0,-2 1,1-1,-1 0,0 0,0 0,-1 0,0-1,-4 8,3-7,0 0,-1 0,0 0,0 0,0-1,-1 0,0 0,0 0,0-1,-1 0,0 0,0-1,0 0,-1 0,1 0,-1-1,0 0,0-1,-9 2,-13-8,25-1,18 0,-5 5,0 0,0 1,0 0,0 1,0-1,0 1,0 1,-1 0,1 0,-1 0,0 1,0 0,0 0,11 10,44 21,-61-34,0 0,0-1,1 0,-1 1,0-1,0 1,0-1,0 0,1 0,-1 0,0 0,0 0,0 0,1 0,-1 0,0 0,0 0,0-1,1 1,-1-1,0 1,0-1,0 1,0-1,0 1,0-1,0 0,0 0,0 1,0-1,0 0,-1 0,1 0,0 0,-1 0,1 0,0 0,0-2,4-12</inkml:trace>
  <inkml:trace contextRef="#ctx0" brushRef="#br0" timeOffset="5522.64">714 1258,'-1'-15,"0"-1,-1 0,-1 1,0 0,-1-1,-1 2,0-1,-1 0,-11-18,5 13,0 1,-1 0,-1 1,-1 1,-30-29,36 39,-1 1,0 0,0 0,0 0,-1 2,0-1,1 1,-2 1,1 0,0 1,-19-3,29 5,0 0,-1 0,1 0,0 1,-1-1,1 0,0 0,-1 1,1-1,0 1,0-1,-1 1,1-1,0 1,0 0,0 0,0-1,0 1,0 0,0 0,0 0,-1 2,0 0,0 0,0 0,1 1,-1-1,1 1,0 0,0-1,0 5,-2 10,2 0,1 30,0-34,0 3,0 4,0 0,6 35,-4-50,-1 1,1-1,0 0,0 1,1-1,0 0,0-1,0 1,1 0,0-1,0 0,9 9,84 60,-21-18,-73-53,0 0,1-1,-1 1,0-1,1 0,0 0,-1 0,1 0,0-1,8 3,-11-4,-1 0,1 0,0 0,0 0,0-1,0 1,-1 0,1 0,0-1,0 1,0 0,-1-1,1 1,0-1,-1 1,1-1,0 1,-1-1,1 1,0-2,10-28,2-63,-5-1,-6-144,-3 130,1 79</inkml:trace>
  <inkml:trace contextRef="#ctx0" brushRef="#br0" timeOffset="7038.3">846 1044,'-1'23,"-1"0,-6 27,-4 38,13-84,-1 0,1 0,0 0,0-1,0 1,0 0,0 0,1-1,0 1,0-1,0 0,0 1,0-1,1 0,-1 0,1-1,0 1,0 0,0-1,0 0,1 1,-1-1,0-1,1 1,-1 0,1-1,0 0,0 0,-1 0,1 0,0-1,6 1,-5 0,-1 0,1-1,-1 0,1 0,-1 0,1 0,-1-1,1 1,-1-1,1 0,-1-1,0 1,0-1,1 0,-1 0,0 0,-1 0,1-1,0 0,-1 1,1-1,-1-1,0 1,0 0,0-1,-1 0,1 1,2-6,-1-3,-1 0,1 0,-2-1,0 1,0-1,-2 1,1-1,-1 0,-1 1,0-1,-1 1,-6-22,6 28,0-1,-1 1,1 0,-1 0,-1 0,1 0,-1 0,0 1,-1 0,1 0,-1 0,0 0,0 0,-1 1,1 0,-1 1,0-1,0 1,0 0,0 0,-1 1,1 0,-1 0,1 0,-8 0,-67 0,58 4</inkml:trace>
  <inkml:trace contextRef="#ctx0" brushRef="#br0" timeOffset="8986.79">1004 993,'11'1,"0"0,-1 1,1 0,12 4,-16-3,1-1,0 0,0-1,0 1,0-2,0 1,0-1,0 0,10-2,-9 0,-1 0,1-1,-1 0,0-1,0 0,-1 0,1 0,-1-1,0 0,0-1,-1 0,1 0,-1 0,0-1,-1 1,0-1,0-1,0 1,-1-1,0 0,-1 0,4-10,-2 2,-1 0,0 0,-1 0,-1-1,-1 1,0-1,-1 1,-1-1,0 1,-1 0,-5-18,5 27,1 1,-2-1,1 0,-1 1,0 0,0 0,0 0,-1 0,0 0,0 1,-1 0,0 0,1 0,-2 0,1 1,0-1,-1 2,0-1,0 0,0 1,-1 0,1 1,0-1,-1 1,0 1,0-1,1 1,-1 0,0 1,0-1,0 2,0-1,0 1,0-1,1 2,-13 3,15-4,0 1,1 0,-1 0,1 0,0 1,0-1,0 1,0-1,0 1,0 0,0 0,1 1,0-1,0 0,0 1,0-1,0 1,1 0,-1 0,1-1,0 1,0 0,1 0,-1 4,-1 14,1 0,0-1,5 31,-1-11,-3 159,2 49,1-220,1 0,2 1,1-3,1 2,13 29,68 135,-82-179,2 0,0 0,0-1,1-1,1 1,0-1,0-1,2 0,-1-1,1-1,18 11,-30-19,0 0,0 0,0 0,1-1,-1 1,0 0,0-1,1 1,-1-1,1 0,-1 1,0-1,1 0,-1 0,1 0,-1 1,1-2,-1 1,0 0,1 0,-1 0,1-1,1 0,-2 0,-1 0,1 0,0 0,-1 0,1 0,0 0,-1-1,0 1,1 0,-1 0,0-1,1 1,-1 0,0 0,0-1,0 1,0 0,0 0,-1-1,1 0,-2-10,-1 0,-1 0,1 0,-7-12,-3-2,-1 0,-2 1,0 1,-1 0,-2 1,0 1,-1 1,-43-34,39 38</inkml:trace>
  <inkml:trace contextRef="#ctx0" brushRef="#br0" timeOffset="10282.89">1587 648,'14'0,"8"0,10 0,4 0,0 0,-1 0,-2 0,-3 0,-5 5,-13 5,-7 2</inkml:trace>
  <inkml:trace contextRef="#ctx0" brushRef="#br0" timeOffset="11012.41">1613 833,'5'0,"14"0,10 0,16 0,16 0,5 0,-4 0,-12 0</inkml:trace>
  <inkml:trace contextRef="#ctx0" brushRef="#br0" timeOffset="13298.9">2328 120,'0'-1,"-1"0,0-1,1 1,-1 0,0 0,0-1,0 1,0 0,0 0,0 0,0 0,0 0,0 1,0-1,0 0,-1 0,1 1,0-1,-1 1,1-1,0 1,-1 0,1-1,-1 1,1 0,-1 0,0 0,-42-4,38 5,-1 0,1 0,0 1,0 0,-1 0,1 0,1 1,-1 0,0 0,1 0,-1 1,1 0,0 0,0 0,1 0,-9 10,-5 9,1 1,-22 38,16-24,16-24,0 0,0 1,2 0,0 0,0 0,1 0,1 1,-2 26,4-29,1 1,0-1,0 1,1 0,1-1,1 0,0 1,0-1,1 0,9 18,-12-28,1 0,-1 0,1 0,0 0,0 0,0-1,1 1,-1 0,1-1,-1 0,1 0,0 0,0 0,0 0,0 0,0-1,0 1,0-1,0 0,1 0,-1 0,0-1,1 1,-1-1,1 0,-1 0,1 0,-1 0,0 0,1-1,-1 1,1-1,-1 0,0 0,0-1,1 1,-1-1,0 1,4-4,1 0,-1 0,1-1,-1 1,0-1,-1-1,1 0,-1 1,-1-2,1 1,-1-1,-1 0,1 0,-1 0,3-10,-5 12,-1 0,1 0,-1 0,-1 0,1 0,-1-1,0 1,0 0,-1 0,0 0,0 0,-1 0,1 0,-1 0,0 0,-4-5,4 7,-1 0,0 0,0 0,0 1,-1-1,1 1,-1 0,0 0,1 0,-2 0,1 0,0 1,0 0,-1 0,1 0,-1 1,0-1,1 1,-1 0,-9-1,-37 1,28 2</inkml:trace>
  <inkml:trace contextRef="#ctx0" brushRef="#br0" timeOffset="15734.57">2619 147,'-4'-4,"-1"0,0 0,0 1,0 0,0-1,0 2,-1-1,1 1,-1-1,0 2,-10-3,14 3,0 1,0 0,0-1,0 1,0 0,0 0,-1 1,1-1,0 0,0 1,0-1,0 1,0 0,1-1,-1 1,0 0,0 0,0 0,1 1,-1-1,0 0,1 1,0-1,-1 1,1-1,0 1,-1 0,1-1,0 1,0 0,0 0,1 0,-1 0,0 0,1 0,-1 3,-1 7,0 0,1 1,0-1,1 1,0-1,1 0,0 1,1-1,6 21,4 1,33 65,-24-54,-19-41,0 0,0 0,-1 1,0-1,0 1,0-1,-1 1,1-1,-1 1,0-1,0 1,-1 0,1-1,-2 7,1-10,1 0,-1 0,1 1,-1-1,0 0,1 0,-1 0,0 0,0 0,0 0,0 0,0 0,0 0,0 0,0-1,0 1,0 0,0-1,0 1,-2 0,0-1,1 1,-1-1,0 0,1 0,-1 0,1-1,-1 1,1 0,-1-1,1 0,0 1,-1-1,1 0,-4-3,0 1,0-1,1 1,-1-1,1-1,0 1,0-1,1 0,0 0,-1 0,1-1,1 1,-1-1,1 0,0 0,1 0,-1 0,1-1,0 1,1-1,-2-9,2 5,0 1,1 0,0-1,1 1,0-1,1 1,0 0,0 0,1 0,1 0,-1 0,9-15,-6 17,0 0,1 1,0 0,0 0,1 0,0 1,14-9,-12 8,1 0,-1-1,-1 0,12-13,-18 18,-1 0,0-1,0 1,0 0,0-1,-1 1,1-1,-1 1,0-1,0 0,0 0,-1 1,1-1,-1 0,0 0,0 0,0 0,-2-5,-2-11,-2 3</inkml:trace>
  <inkml:trace contextRef="#ctx0" brushRef="#br0" timeOffset="17781.47">2855 173,'0'-1,"0"-1,-1 1,1-1,-1 1,1 0,-1-1,0 1,1 0,-1-1,0 1,0 0,0 0,0 0,0-1,0 1,0 0,0 1,0-1,-1 0,1 0,0 0,-1 1,1-1,0 1,-1-1,1 1,-1-1,-1 1,-1-1,0 0,0 0,0 1,1 0,-1-1,0 1,0 1,0-1,-6 2,5 0,1 1,0-1,0 1,0 0,1 0,-1 0,1 1,0-1,0 1,0 0,0 0,0 0,1 0,0 0,0 1,0-1,1 1,-1-1,1 1,0 0,0 0,1-1,-1 8,0 1,0 0,1 0,0 0,1 0,1 0,0 0,7 21,-5-25,1 1,0-1,1-1,0 1,0-1,1 0,0 0,1-1,-1-1,1 0,1 1,-1-1,1-1,0 0,10 5,-8-5,-1-1,0 1,1-2,0 1,0-2,0 1,0-1,1-1,-1 0,0-1,1 0,-1-1,18-3,-23 2,-1 0,1 0,-1-1,0 0,0 0,0 0,0 0,0-1,-1 0,1 0,-1-1,0 1,0-1,-1 1,0-1,1 0,-2 0,1 0,-1 0,1-1,-1 0,-1 1,1-1,-1 0,1-9,-1 3,0 0,0 1,-1-1,-1 0,0 0,-1 1,0-1,-1 1,0 0,0-1,-1 1,-8-13,7 15,-2 1,1 0,-1 0,0 1,-1 0,0 0,-16-10,-65-37,87 53,-8-5,0 1,-1 0,1 0,-1 1,0 1,0 0,0 0,0 1,-1 1,1 0,0 0,-1 1,1 0,-14 3,7 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1T11:25:03.146"/>
    </inkml:context>
    <inkml:brush xml:id="br0">
      <inkml:brushProperty name="width" value="0.05" units="cm"/>
      <inkml:brushProperty name="height" value="0.05" units="cm"/>
      <inkml:brushProperty name="ignorePressure" value="1"/>
    </inkml:brush>
  </inkml:definitions>
  <inkml:trace contextRef="#ctx0" brushRef="#br0">34 0,'5'0,"0"5,-3 10,-4 7,-5 5,-1 0,1 3,-4-1,1-5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1T11:20:17.877"/>
    </inkml:context>
    <inkml:brush xml:id="br0">
      <inkml:brushProperty name="width" value="0.05" units="cm"/>
      <inkml:brushProperty name="height" value="0.05" units="cm"/>
      <inkml:brushProperty name="ignorePressure" value="1"/>
    </inkml:brush>
  </inkml:definitions>
  <inkml:trace contextRef="#ctx0" brushRef="#br0">147 79,'0'57,"-1"26,18 155,-9-197,23 76,36 98,-60-185,-2 1,-2 0,0 1,-2-1,-6 58,2 2,3-87,0 3,1 0,-2 1,1-1,-1 0,-3 12,4-19,0 1,-1-1,1 0,0 1,0-1,0 0,0 1,-1-1,1 0,0 1,-1-1,1 0,0 0,0 1,-1-1,1 0,0 0,-1 0,1 1,0-1,-1 0,1 0,-1 0,1 0,0 0,-1 0,1 0,-1 0,1 0,0 0,-1 0,1 0,0 0,-1 0,1 0,-1 0,1 0,-24-23,11 7,6 9,0-1,0 0,1-1,1 1,-1-1,1-1,1 1,-6-17,10 26,0 0,0-1,0 1,0 0,0 0,-1-1,1 1,0 0,0-1,0 1,0 0,1-1,-1 1,0 0,0 0,0-1,0 1,0 0,0 0,0-1,1 1,-1 0,0-1,0 1,0 0,0 0,1 0,-1-1,0 1,0 0,1 0,-1 0,0 0,0-1,1 1,-1 0,0 0,0 0,1 0,15 4,15 14,-30-17,162 99,-159-98,1 1,-1-1,1 0,0 0,0-1,0 0,0 1,0-2,0 1,0 0,1-1,-1 0,0 0,0-1,0 1,6-3,-4 1,0-1,-1 0,1 0,-1-1,0 1,0-1,0-1,-1 1,1-1,-1 0,5-7,91-120,-55 68,-21 30</inkml:trace>
  <inkml:trace contextRef="#ctx0" brushRef="#br0" timeOffset="1607.59">201 131,'-2'6,"0"0,0 0,0-1,-1 1,0-1,0 0,-1 0,1 0,-1 0,0 0,-6 4,-1 4,-33 45,17-23,-36 39,53-68,6-9,9-23,16-35,1-14,-16 53,0 1,10-22,-15 41,0-1,0 1,0 0,1-1,-1 1,1 0,0 0,-1 0,1 0,0 1,0-1,0 0,0 1,0-1,1 1,-1 0,0 0,1 0,-1 0,5-1,-3 1,0 1,1 0,-1 0,1 0,-1 1,0-1,1 1,-1 0,0 0,0 1,5 1,7 5,-1 0,0 1,0 1,23 20,-16-10,32 39,-36-38</inkml:trace>
  <inkml:trace contextRef="#ctx0" brushRef="#br0" timeOffset="2686.02">1205 791,'6'-1,"0"0,0 0,0 0,-1-1,1 0,-1 0,1-1,-1 0,0 0,0 0,0 0,0-1,-1 1,1-1,-1-1,0 1,0-1,0 1,-1-1,0 0,0 0,5-11,1-2,-1-1,-1 1,-1-1,-1 1,6-34,-10 48,-1 0,1 0,-1 0,0 0,0 0,0 0,-1 0,1 0,-1 0,0 0,0 0,0 1,-1-1,1 0,-1 1,0-1,0 1,0-1,-5-5,2 6,1-1,-1 1,0 0,0 0,0 0,0 1,0 0,-1 0,1 0,-1 0,1 1,-1 0,-8 0,6 0,-1 0,0 1,0 1,1 0,-1 0,0 0,1 1,-1 0,1 1,0 0,-1 0,-12 8,16-8,0 0,0 1,1-1,-1 1,1 0,0 0,0 1,1-1,-1 1,1-1,0 1,0 0,0 0,1 1,0-1,0 1,0-1,1 1,0-1,-1 11,2-8,1 1,0 0,0-1,1-1,1 2,-1-1,1 0,0 0,1 0,0-1,0 1,1-1,0 0,0 0,1-1,-1 1,1-1,1-1,-1 1,1-1,0 0,0 0,1-1,0 0,-1 0,1-1,0 0,17 3,-1-3</inkml:trace>
  <inkml:trace contextRef="#ctx0" brushRef="#br0" timeOffset="3701.64">1312 0,'6'14,"-1"0,0 1,-1-1,-1 1,0 0,1 27,-5 99,-1-72,0 39,4 133,2-215,1-3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1T11:20:54.175"/>
    </inkml:context>
    <inkml:brush xml:id="br0">
      <inkml:brushProperty name="width" value="0.05" units="cm"/>
      <inkml:brushProperty name="height" value="0.05" units="cm"/>
      <inkml:brushProperty name="ignorePressure" value="1"/>
    </inkml:brush>
  </inkml:definitions>
  <inkml:trace contextRef="#ctx0" brushRef="#br0">157 72,'-5'0,"-1"-1,0 1,1 0,-1 1,1-1,-1 1,1 0,-1 0,1 1,0 0,-1 0,1 0,0 0,0 1,1 0,-1 0,0 0,1 1,0-1,0 1,0 0,0 0,1 1,-1-1,1 1,0 0,-4 8,4-6,0-1,0 1,0 0,1-2,0 2,1 0,-1 1,1-1,0 0,1 0,0 0,0 1,2 9,-1-13,0 0,0 0,0 0,1 0,-1 0,1 0,0-1,1 1,-1-1,0 1,1-1,0 0,0 0,0 0,0 0,0 0,1-1,-1 1,1-1,0 0,-1 0,1-1,8 3,7 3,-7-3,1 0,-1 0,1-1,25 2,-35-5,-1 1,0-1,0-1,1 1,-1 0,0 0,0-1,0 1,1-1,-1 0,0 0,0 0,0 0,0 0,0 0,0 0,-1-1,1 1,0-1,-1 1,1-1,-1 0,1 0,-1 1,0-1,0 0,0 0,0 0,0 0,0 0,-1-1,1 1,0 0,-1-4,3-9,-1 1,-1-1,-1 1,0-1,-1 0,-3-17,3 24,-1 2,0-1,0 1,-1-1,0 0,0 1,0-1,-1 1,0 0,0 0,-1 0,0 1,0 0,-7-6,-14-9</inkml:trace>
  <inkml:trace contextRef="#ctx0" brushRef="#br0" timeOffset="1586.23">608 124,'-1'-4,"0"0,0 0,0 0,-1 1,1-1,-1 0,0 1,0-1,0 1,-1 0,1-1,-1 1,0 0,0 1,0-1,-5-3,-56-38,59 41,1 1,-1-1,1 1,-1 0,0 1,0-1,1 1,-1 0,0 0,0 1,0-1,0 1,-1 0,1 0,0 1,0 0,0 0,0 0,1 0,-8 3,7-1,0 0,0 0,0 1,1-1,-1 1,1 0,0 0,0 1,0-1,1 1,-1 0,1 0,1 0,-1 0,1 1,-1-1,-1 10,2-8,0 0,0 0,1 0,0 0,0 0,1 1,0-1,0 0,0 0,1 0,0 0,1 0,0 0,0 0,0-1,1 1,0 0,7 11,-4-11,0 0,0 0,0 0,1-1,1 0,-1 0,1-1,-1 0,1 0,1-1,-1 0,1 0,0-1,11 3,54 7,-44-11</inkml:trace>
  <inkml:trace contextRef="#ctx0" brushRef="#br0" timeOffset="3276.33">739 125,'-1'38,"0"-22,0-1,1 1,1-1,6 31,-6-42,0 0,0-1,0 0,1 1,-1-1,1 0,0 1,0-1,0 0,0-1,1 1,-1 0,1-1,0 1,0-1,0 0,0 0,0 0,0 0,0 0,1-1,-1 1,1-1,-1 0,1 0,4 0,0 1,0-1,0 0,0-1,1 0,-1 0,0-1,0 0,0 0,0-1,0 0,0 0,0-1,0 0,-1 0,1-1,-1 0,0 0,0-1,-1 0,1 0,-1 0,0-1,-1 0,1 0,-1-1,0 1,-1-1,0 0,5-10,50-116,-51 112</inkml:trace>
  <inkml:trace contextRef="#ctx0" brushRef="#br0" timeOffset="3811.11">1321 279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1T11:19:48.156"/>
    </inkml:context>
    <inkml:brush xml:id="br0">
      <inkml:brushProperty name="width" value="0.05" units="cm"/>
      <inkml:brushProperty name="height" value="0.05" units="cm"/>
      <inkml:brushProperty name="ignorePressure" value="1"/>
    </inkml:brush>
  </inkml:definitions>
  <inkml:trace contextRef="#ctx0" brushRef="#br0">1983 1824,'60'3,"115"21,-117-13,0-3,71 1,1346-11,-1296 15,-11 1,1134-12,-636-5,1209 3,-1829 2,56 10,33 2,186-15,-319 2,0-1,0 0,1 0,-1 0,0 0,0 0,1-1,-1 1,0-1,0 1,1-1,-1 0,0 0,0 0,0 0,0 0,0 0,0 0,-1-1,1 1,0-1,-1 0,1 1,-1-1,3-3,-4 2,1 0,-1 1,0-1,0 0,0 0,0 0,0 0,-1 0,1 0,-1 1,0-1,0 0,0 0,0 1,0-1,-1 1,1-1,-1 1,-3-5,-2-4,-1 0,-1 0,1 1,-2 0,1 0,-2 1,-18-14,29 24,0-1,1 0,-1 1,0-1,0 1,0-1,0 1,0-1,1 0,-1 1,0-1,0 1,0-1,0 1,0-1,-1 1,1-1,0 1,0-1,0 0,0 1,0-1,-1 1,1-1,0 1,0-1,0 0,-1 1,1-1,0 0,-1 1,1-1,0 0,-1 1,1-1,-1 0,1 0,0 1,-1-1,1 0,-1 0,1 0,-1 0,1 0,0 1,-1-1,1 0,-1 0,1 0,-1 0,1 0,-1 0,1-1,-1 1,1 0,-1 0,1 0,0 0,-1 0,1-1,-1 1,1 0,-1-1,20 35,38 18,-44-42,-1 1,0 0,0 0,19 26,-29-33,0 0,1 0,-2 0,1 0,0 0,-1 0,0 1,0-1,0 0,0 1,-1-1,1 1,-1-1,0 1,-1-1,1 0,-1 1,0-1,0 1,0-1,-1 0,-3 7,-2 1,0-1,-1 0,0 0,-1-1,0 0,-1 0,0-1,0-1,-1 0,0 0,0-1,-1 0,-14 5,4-1</inkml:trace>
  <inkml:trace contextRef="#ctx0" brushRef="#br0" timeOffset="1624.85">7408 78,'0'1440,"14"-1221,-1 11,-14 1063,-1-1263,-2-1,0 0,-2 1,-2-2,0 1,-14 29,7-18,-18 79,30-97</inkml:trace>
  <inkml:trace contextRef="#ctx0" brushRef="#br0" timeOffset="2704.5">7328 4284,'19'0,"0"-1,-1-1,1 0,-1-2,1 0,-1-1,-1-1,1-1,-1 0,24-14,-29 14,-1-1,0 0,-1-1,1 0,-2-1,1 0,-2 0,1-1,-1 0,-1 0,0-1,0 0,-2 0,1-1,3-14,-8 24,0 1,0-1,0 0,-1 1,1-1,-1 0,0 1,0-1,0 0,0 1,0-1,0 0,-1 0,1 1,-1-1,0 1,0-1,0 0,0 1,0 0,-1-1,-2-2,2 3,-1 0,1 0,-1 0,0 1,1-1,-1 1,0 0,0 0,0 0,0 0,0 1,0-1,-1 1,1 0,0-1,0 2,0-1,0 0,-5 1,-1 1,0 0,0 0,0 1,0 0,1 0,-1 1,1 0,0 0,0 1,0 0,1 1,-12 10,16-13,0 0,0 0,0 1,1 0,-1-1,1 1,0 0,0 0,0 0,0 0,1 0,-1 1,1-1,1 1,-1-1,0 0,1 1,0-1,0 1,0-1,1 1,-1-1,1 1,0-1,0 0,1 0,3 9,-2-7,1 1,0-1,0 1,0-1,1-1,0 1,0 0,0-1,1 0,-1-1,1 1,0-1,7 4,4-1,0 0,0-1,33 7,-4-1,-14-2,-21-6,1 0,0-1,-1 0,1-1,17 1,-26-3,1 0,-1 0,1-1,0 1,-1-1,1 0,-1 0,1-1,-1 1,0-1,0 1,1-1,-1 0,0 0,-1-1,1 1,0-1,-1 1,1-1,-1 0,0 0,3-4,7-17,-4 2</inkml:trace>
  <inkml:trace contextRef="#ctx0" brushRef="#br0" timeOffset="3251.34">7962 3595,'-4'0,"-7"5,-5 5,-4 6,-4 5,-2 3,-2-2,5-1,6-4</inkml:trace>
  <inkml:trace contextRef="#ctx0" brushRef="#br0" timeOffset="4902.87">8016 3913,'1'0,"0"1,0-1,0 0,0 1,0-1,0 1,0-1,0 1,0-1,0 1,-1 0,1-1,0 1,0 0,-1 0,1 0,-1 0,1-1,0 1,-1 0,0 0,1 0,-1 0,1 0,-1 0,0 0,0 0,0 0,0 0,0 0,0 2,1 35,-20 72,10-73,-2 42,10-73,1 0,0-1,1 1,-1 0,1-1,0 1,1 0,-1-1,1 0,0 1,0-1,1 0,0 0,-1 0,2 0,-1-1,0 1,1-1,0 0,0 0,1 0,-1-1,1 1,-1-1,1 0,0 0,0-1,0 1,1-1,-1 0,1-1,-1 0,1 1,-1-1,1-1,0 1,-1-1,1 0,0-1,-1 1,1-1,0 0,-1-1,1 1,-1-1,0 0,0 0,1-1,-1 0,-1 1,1-2,0 1,7-8,-7 7,-1-1,-1 1,1-1,-1 0,0 0,0-1,0 1,0-1,-1 1,0-1,-1 0,1 1,0-11,0-3,-1-1,-4-36,1 41,1 0,1 0,0 0,1 0,4-22,-4 34,0 0,0 1,0-1,1 1,-1-1,1 1,-1-1,1 1,0 0,0 0,0-1,0 1,0 1,0-1,0 0,6-2,-3 1,2 0,-1 1,0 0,0 0,1 0,-1 1,8-1,5 1,-1 1,1 1,0 0,25 6,-34-6,1 2,-1 0,0 0,0 0,0 1,15 9,-22-11,1 1,-1-1,0 1,0 0,0 0,0 0,0 0,-1 1,1-1,-1 1,0-1,0 1,-1 0,1 0,-1 0,1 0,-1 0,0 0,0 7,0 10,-1 0,-2 0,0-1,-6 29,-4 32,12-78,0 0,0 0,0 0,1 0,-1 0,1 0,0 0,0 0,0 0,0 0,0 0,1 0,-1-1,1 1,0-1,0 1,0-1,0 1,0-1,0 0,1 0,-1 0,1-1,-1 1,1 0,0-1,0 0,0 1,0-1,-1-1,1 1,1 0,4 0,13 3,0-2,0 0,40-2,-41 0,22 0,-12 1,48-5,-70 3,-1 0,1-1,-1 0,1 0,-1-1,0 1,0-2,0 1,-1-1,1 0,8-7,8-12</inkml:trace>
  <inkml:trace contextRef="#ctx0" brushRef="#br0" timeOffset="5854.42">9286 4258,'3'-3,"0"0,-1 0,1-1,-1 1,0-1,0 1,0-1,-1 0,1 0,-1 0,0 0,0 0,0 0,-1 0,1 0,-1-1,0 1,0 0,-1 0,1 0,-1 0,0 0,0 0,-3-8,2 5,-1 0,0 1,-1-1,0 1,0-1,0 1,0 1,-1-1,0 0,0 1,-1 0,0 1,-6-6,4 6,1 0,-1 1,1 0,-1 0,0 1,0 0,0 0,0 0,-1 1,1 1,0-1,-1 2,1-1,0 1,0 0,-1 0,1 1,0 0,0 1,1 0,-1 0,1 1,-1 0,1 0,0 0,0 1,1 0,-1 1,1-1,1 1,-1 0,1 1,-9 12,-4 11,-27 64,39-81,1 1,1 1,1-1,0 1,0-1,2 1,-1 20,2-33,0 1,0-1,0 0,1 0,-1 1,1-1,-1 0,1 0,0 1,0-1,0 0,0 0,0 0,0 0,1 0,-1-1,1 1,-1 0,1 0,0-1,-1 1,1-1,0 0,2 2,0-2,1 1,-1-1,1 0,0 0,-1 0,1 0,0-1,-1 0,1 0,0 0,5-2,7-1,-1-1,0 0,0-1,0-1,26-13,-22 5,0 0,-1 0,0-2,-1-1,-1 0,-1-1,0-1,-2 0,0-1,17-32,-21 39,-7 18,-8 35,2-11,3-19,1 0,0 0,1 0,0 0,1-1,0 1,1 0,-1-1,2 0,-1 0,2 0,-1-1,1 1,0-1,11 11,-12-15,0 1,0-1,1 0,-1 0,1 0,0-1,1 0,-1 0,0 0,1-1,-1 0,1 0,0-1,-1 0,1 0,0-1,0 1,0-2,0 1,0-1,0 0,-1 0,1-1,6-2,-4 0,-1 0,0-1,0 0,-1 0,0-1,0 0,0-1,0 1,-1-1,0 0,8-13,16-17,-11 16</inkml:trace>
  <inkml:trace contextRef="#ctx0" brushRef="#br0" timeOffset="6704.16">9709 4204,'0'232,"2"-247,1 1,1-1,0 1,0 0,11-21,-5 10,0 0,1 1,1-1,1 2,2 0,0 0,1 1,1 1,25-24,-35 41,0-1,0 1,0 0,0 1,0 0,1 0,0 0,-1 1,1 1,0-1,0 1,0 0,0 1,0 0,14 1,-11 0,1 1,-1-1,1 2,-1 0,0 0,0 1,-1 0,1 1,-1 0,13 8,-3 4,-1 0,0 2,-2 0,0 1,-1 0,0 1,16 34,-4-1,-2 1,19 60,-41-105,0 1,1 0,0-1,12 19,-16-28,0 0,0 0,0 1,0-1,1 0,-1 0,0 0,0 0,1 0,-1-1,0 1,1 0,-1 0,1-1,-1 1,1-1,-1 0,3 1,-2-1,-1-1,1 1,-1-1,1 1,0-1,-1 0,1 0,-1 1,0-1,1 0,-1 0,0-1,0 1,1 0,-1 0,0-1,0 1,0 0,0-1,-1 1,2-4,4-9,0 0,-1-1,-1 0,0 0,2-26,3-25</inkml:trace>
  <inkml:trace contextRef="#ctx0" brushRef="#br0" timeOffset="-11718.97">2301 872,'0'1662,"-1"-1641,-2 0,0 0,-2 0,0-1,-1 0,-9 20,5-15,2 0,1 0,-5 34,-1 28,6-42,-4 87,12 216,-1-394,2 11,-2 0,-1 0,-2 1,-2-1,-14-55,19 89,0 0,0-1,0 1,0 0,-1 0,1 0,0 0,-1 0,1 0,-1 0,1 1,-1-1,1 0,-1 0,0 0,1 0,-1 1,0-1,0 0,0 1,1-1,-1 0,-2 0,2 2,1 0,-1-1,0 1,0 0,1 0,-1 0,1 0,-1 0,1 0,-1 0,1 0,-1 0,1 0,0 0,0 0,0 0,-1 2,-4 55,5 35,1-57,-1-32,0-13,-1-15,-2 0,-1 0,0 1,-11-30,7 24,1 1,-4-41,11 62,0-1,-1 0,0 1,-1-1,0 1,0-1,0 1,-1 0,-7-14,11 22,-1-1,0 0,0 1,0-1,0 0,0 1,0-1,0 0,0 0,0 1,0-1,0 0,-1 1,1-1,0 0,0 1,0-1,0 0,0 0,-1 1,1-1,0 0,0 0,0 1,-1-1,1 0,0 0,0 1,-1-1,1 0,0 0,-1 0,1 0,0 0,0 0,-1 1,1-1,0 0,-1 0,1 0,0 0,-1 0,1 0,0 0,-1 0,1 0,0 0,-1 0,1-1,0 1,0 0,-1 0,1 0,0 0,-1 0,1-1,0 1,0 0,-1 0,1 0,0-1,0 1,-1-1,2 29,8 3,0 0,2-1,2 0,26 47,13 30,-51-105,-1 1,2 0,-1-1,0 1,0-1,1 1,-1-1,1 0,0 0,0 1,0-1,0 0,0-1,0 1,0 0,1-1,-1 1,0-1,1 1,0-1,4 1,-3-2,-1 0,1 0,-1 0,1-1,-1 0,0 1,1-1,-1-1,0 1,0 0,0-1,0 1,0-1,0 0,0 0,0 0,4-5,17-18,0 0,23-34,-3 4,-23 29,-4 3</inkml:trace>
  <inkml:trace contextRef="#ctx0" brushRef="#br0" timeOffset="-9804.25">2300 846,'-8'1,"0"0,1 0,-1 0,0 1,1 0,-1 1,1 0,0 0,0 0,0 1,0 0,1 1,-1-1,1 1,0 0,1 1,-8 8,-8 11,2 1,-31 54,25-37,168-193,-16-15,-105 135,-2 10,-20 20,0 0,1 0,-1 0,0-1,1 1,-1 0,0 0,1 0,-1 0,1 0,-1 0,0 0,1 0,-1 0,0 0,1 0,-1 0,1 0,-1 0,0 0,1 1,-1-1,0 0,1 0,-1 0,0 0,1 1,-1-1,0 0,1 0,-1 1,0-1,3 5,-2-1,1 0,0 1,-1-1,0 1,0-1,0 7,1-3,8 78,-6-50,1-1,13 50,46 97,-53-156</inkml:trace>
  <inkml:trace contextRef="#ctx0" brushRef="#br0" timeOffset="-5106">1930 1399,'0'37,"2"2,-3 0,-1 0,-2 0,-1 0,-11 38,8-43,1 0,2 0,1 1,2 60,0-2,-22 84,49-357,2-67,-24 200,0 30,0 0,1 1,1 0,0-1,12-23,-10 26,-1 0,-1-1,0 0,-1 0,0 0,-1 0,1-17,-4 30,0 1,0-1,0 0,0 1,0-1,0 0,0 1,0-1,-1 1,1-1,0 0,-1 1,0-1,1 1,-1-1,0 1,0 0,0-1,0 1,0 0,0 0,0-1,0 1,0 0,-1 0,1 0,0 0,-1 1,1-1,-1 0,1 0,-1 1,1-1,-1 1,1 0,-1-1,0 1,1 0,-1 0,0 0,1 0,-1 0,1 0,-1 1,0-1,-1 1,-12 3,1 0,0 1,0 0,-17 11,7-5,-24 5,-1-2,-1-1,0-4,-89 7,52-6,65-6,0 1,-33 12,36-11,0 0,-1-1,-33 5,-57-6,-124-10,193 3,0-2,-56-14,69 11</inkml:trace>
  <inkml:trace contextRef="#ctx0" brushRef="#br0" timeOffset="-3734.44">1825 2168,'-37'-9,"0"2,-1 2,1 1,-1 1,-53 4,24 0,-132 0,-125-2,72-27,63 2,184 25,-12 0,-1 0,1-2,-1 0,1-1,-33-12,49 16,1-1,-1 1,0-1,0 1,0-1,1 1,-1-1,0 1,1-1,-1 0,0 1,1-1,-1 0,1 0,-1 1,1-1,0 0,-1 0,1 0,0 0,0 0,-1 1,1-1,0 0,0 0,0 0,0 0,0 0,0 0,0-1,6-9</inkml:trace>
  <inkml:trace contextRef="#ctx0" brushRef="#br0" timeOffset="19426.09">2247 1798,'3'3,"1"-1,-1 0,1 1,0-2,-1 1,1 0,0-1,0 1,0-1,0 0,6 0,51 3,-45-3,9-1,0-2,-1 0,1-1,-1-2,0 0,26-10,138-61,-179 72,86-49,-75 40,1 1,0 1,0 1,1 1,26-7,36-8,47-10,169-33,69-11,-214 65,-108 11,0-1,46-11,100-13,-117 19,-31 1,72-23,-71 17,81-12,189-23,-150 21,292-67,-164 11,-172 57,133-36,-197 47,0 1,80-6,-31 5,6-14,-27 6,-28 11,-29 8,0-2,-1-1,1-2,-2 0,38-19,-62 26,1 0,-1-1,0 1,0-1,0 0,-1 0,1 0,-1 0,1 0,-1 0,0-1,0 1,0-1,-1 0,2-4,2-11</inkml:trace>
  <inkml:trace contextRef="#ctx0" brushRef="#br0" timeOffset="21222.87">4258 1399,'1'10,"1"-1,0 0,1 0,0 0,0 0,1-1,0 1,0-1,1 0,0 0,1 0,-1-1,12 11,-9-8,0-1,0 2,-1-1,-1 1,0 0,10 23,-13-18,0 0,-1 1,-1-1,-1 23,0-22,0 0,2 0,3 23,0-23</inkml:trace>
  <inkml:trace contextRef="#ctx0" brushRef="#br0" timeOffset="22994">5080 1452,'-1'15,"0"-1,-2 1,-4 18,-5 30,11-54,0 1,0 0,1 0,0 0,0 0,3 13,-2-21,-1 0,1 1,0-1,0 1,0-1,0 0,0 0,1 0,-1 0,1 0,-1 0,1 0,0 0,0 0,0-1,0 1,0-1,0 1,0-1,0 0,0 0,1 0,-1 0,1 0,-1-1,4 1,-1 1,1-1,-1 0,1-1,-1 1,1-1,-1 0,1-1,-1 1,1-1,-1 0,0 0,1-1,-1 0,0 0,0 0,0 0,0-1,0 0,-1 0,1 0,-1-1,6-5,-5 3,0-1,-1 1,0-1,0 0,-1-1,1 1,-2-1,1 1,-1-1,0 0,-1 0,0 0,0 0,-1-15,0 19,1-13,-1 0,-1 0,-1-1,0 1,-7-25,7 37,0 1,0 0,0-1,0 1,-1 0,0 1,1-1,-1 0,-1 1,1-1,0 1,-1 0,0 0,0 0,0 1,0-1,0 1,0 0,0 0,-1 1,1-1,-1 1,0 0,-8-1,9 2,1 0,-1 1,1-1,-1 1,1-1,-1 1,1 0,-1 1,1-1,0 0,0 1,0 0,0 0,0 0,0 0,0 0,0 1,1-1,0 1,-1-1,1 1,0 0,0 0,0 0,1 0,-1 1,1-1,-1 0,1 1,0-1,-1 7,1-6,0-1,0 0,1 0,-1 1,1-1,-1 1,1-1,0 0,0 1,1-1,-1 1,1-1,-1 0,1 1,0-1,0 0,1 0,-1 0,1 0,-1 0,1 0,0 0,0 0,0-1,1 1,-1-1,0 0,1 1,0-1,0 0,-1-1,1 1,5 2,84 13,-67-14,48 12,-44-5</inkml:trace>
  <inkml:trace contextRef="#ctx0" brushRef="#br0" timeOffset="23853.36">5556 1242,'0'5,"-4"1,-3 4,2 5,-4 4,-5 4,0 2,-2 2,2 0,3-4</inkml:trace>
  <inkml:trace contextRef="#ctx0" brushRef="#br0" timeOffset="25118.84">4390 1081,'5'5,"9"1,4 4,2 1,8 2,11 9,5 0,3 5,-1-2,-5 0,-13 0,-12 0,-17 0,-13 5,-14 2,-1 0,3-5</inkml:trace>
  <inkml:trace contextRef="#ctx0" brushRef="#br0" timeOffset="37154.68">2354 3967,'134'-7,"-1"-6,218-49,-154 24,-147 30,-1 3,1 2,67 5,146 25,-154-12,134 0,-193-15,0 1,0 3,82 16,-62-9,0-2,1-3,73-4,89 7,-89 8,-40-4,118 1,-162-15,-29-2,-1 3,1 0,0 2,0 2,0 0,47 15,-52-11,0-1,1-1,0-2,49 3,115-9,-75-2,568 4,-663 2,0 0,1 1,-1 2,33 10,-36-9,1 0,-1-2,1 0,0-1,36 0,-54-3,1 0,0 0,-1 0,1 0,0 0,0-1,-1 1,1 0,-1-1,1 0,-1 1,1-1,-1 0,1 0,-1 0,1 0,-1 0,0 0,1 0,-1 0,0-1,0 1,1-3,-1 2,0 0,-1-1,1 1,-1-1,1 1,-1-1,0 1,0-1,0 0,-1 1,1-1,0 1,-1 0,-1-4,-3-9,-1 1,-1-1,-17-26,22 38,-12-21,10 15,-1 0,0 1,-1 0,0 0,-8-8,14 15,0 1,-1 0,1-1,0 1,0 0,-1-1,1 1,0 0,-1 0,1-1,0 1,-1 0,1 0,0 0,-1 0,1-1,0 1,-1 0,1 0,-1 0,1 0,0 0,-1 0,1 0,-1 0,1 0,0 0,-1 0,1 0,0 0,-1 1,1-1,-1 0,1 0,0 0,-1 0,1 1,0-1,0 0,-1 0,1 1,-6 19,7 24,22 25,-18-57,0 1,-1 0,4 19,-7-26,-1-1,1 1,-1-1,-1 1,1-1,-1 0,0 1,0-1,0 0,-1 1,0-1,-3 7,-5 6,-1-1,0 0,-2 0,-18 20,15-21</inkml:trace>
  <inkml:trace contextRef="#ctx0" brushRef="#br0" timeOffset="38802.28">2459 3755,'-4'5,"-7"1,0 4,-4 5,-4 5,2 3,4 2,3 1,5 2,2 4,6-4,8-1,10-1,11 0,5-1,0 0,-6-3</inkml:trace>
  <inkml:trace contextRef="#ctx0" brushRef="#br0" timeOffset="40505.31">3359 4443,'32'0,"-1"-1,1-2,31-7,-53 8,1-1,-1 0,0 0,0-1,0-1,0 1,-1-2,1 1,-1-1,-1-1,1 1,11-13,-18 15,1 0,0-1,-1 1,0-1,0 1,0-1,-1 0,1 0,-1 0,0 0,-1 0,1 0,-1 0,0 0,0 0,-1 0,1-1,-4-8,4 11,-1 0,0-1,0 1,0 0,0 0,-1 0,1 0,-1 0,0 0,0 0,0 0,0 1,0-1,-1 1,1-1,-1 1,1 0,-1 0,0 0,0 1,0-1,0 1,0-1,0 1,-1 0,1 0,0 0,-5 0,5 1,1 0,0 1,0-1,-1 0,1 1,0-1,0 1,0 0,0 0,-1 0,1 0,0 0,1 0,-1 1,0-1,0 1,1-1,-1 1,0-1,1 1,0 0,-1 0,1 0,0 0,0 0,0 0,0 0,0 0,1 0,-1 4,-3 9,1 1,1-1,-1 26,1-6,-40 322,41-349,1 0,0 0,0 0,1 0,0 0,0 0,1 0,0 0,0 0,1-1,7 15,-8-18,1 0,0-1,0 1,1-1,-1 1,1-1,-1 0,1-1,0 1,0-1,0 1,1-1,-1-1,0 1,1 0,-1-1,1 0,0 0,-1 0,1-1,7 0,1 0,0-1,-1 0,1-1,0 0,-1-1,0-1,0 0,0 0,0-1,16-10,-21 11,1-1,-1 1,0-1,0-1,-1 0,1 0,-1 0,-1 0,1-1,-1 0,0 0,-1-1,1 1,-2-1,1 0,2-10,-5 14,-1 0,1 0,-1-1,0 1,-1 0,1-1,-1 1,0 0,0 0,0 0,-1 0,1 0,-1 0,0 0,0 0,0 1,-1-1,1 1,-1-1,0 1,0 0,0 0,0 0,-1 1,1-1,-1 1,1 0,-7-3,4 1,-1 1,0-1,-1 1,1 1,-1-1,1 1,-1 0,0 1,1 0,-1 0,0 1,0 0,0 0,-14 3,1 4,1 1,-27 15,37-18,-16 9</inkml:trace>
  <inkml:trace contextRef="#ctx0" brushRef="#br0" timeOffset="41380.21">3862 4044,'0'5,"0"5,-4 1,-2 4,-4 3,-1 4,3 2,1-3</inkml:trace>
  <inkml:trace contextRef="#ctx0" brushRef="#br0" timeOffset="43153.78">4047 4441,'-4'-4,"2"-2,7 0,11 2,7 1,5 5,1 3,-3 0</inkml:trace>
  <inkml:trace contextRef="#ctx0" brushRef="#br0" timeOffset="44068.22">4046 4547,'0'9,"5"3,5 0,11-3,5-3,4-1,1-3,-1-1,0-1,-2-1,-4 1</inkml:trace>
  <inkml:trace contextRef="#ctx0" brushRef="#br0" timeOffset="45296.86">4417 4547,'38'-66,"56"-74,-91 136,11-16,37-49,-46 63,0 0,1 1,-1 0,1-1,0 2,1-1,-1 1,8-4,-13 7,0 1,0 0,0-1,0 1,-1 0,1 0,0 0,0 0,0 0,0 0,0 0,0 0,0 0,0 0,0 0,-1 0,1 1,0-1,0 0,0 1,0-1,-1 0,1 1,0-1,0 1,-1 0,1-1,0 1,-1-1,1 1,0 0,-1 0,1-1,-1 1,1 0,-1 0,0 0,1 0,-1-1,0 3,9 42,-7-30,9 33,30 78,-33-104</inkml:trace>
  <inkml:trace contextRef="#ctx0" brushRef="#br0" timeOffset="48278.76">4999 4416,'0'7,"4"25,-3-31,-1 0,1 0,0 0,-1 0,1-1,0 1,0 0,0-1,0 1,0 0,0-1,0 1,0-1,0 1,0-1,0 0,0 0,0 1,0-1,0 0,1 0,-1 0,0 0,0 0,0 0,0 0,1-1,1 1,1 0,-1 0,0 0,0 0,0 1,0-1,0 1,0 0,0 0,0 0,0 0,0 1,-1-1,1 1,0 0,-1-1,1 1,-1 0,0 1,0-1,0 0,0 1,0-1,0 1,0-1,2 7,1-66,-4 39,1 0,0 0,9-30,-10 44,0 1,0-1,0 1,0-1,0 1,1-1,0 1,-1 0,1 0,0 0,1 0,-1 0,1 0,-1 1,1-1,0 1,0 0,0 0,0 0,0 0,0 0,1 1,-1-1,7-1,-8 3,0 0,0 0,-1 0,1 1,0-1,0 1,-1-1,1 1,0-1,0 1,-1 0,1 0,-1 0,1 0,-1 0,1 0,-1 1,0-1,0 0,1 1,-1-1,0 1,0-1,0 1,-1-1,1 1,0 0,0-1,-1 1,1 0,-1 0,0-1,1 5,10 20,-9-25,1-1,-1 1,0-1,1 0,-1 1,0-1,1 0,-1-1,0 1,1 0,-1-1,0 1,4-2,8-1,-10 3,-1 0,1 1,0-1,-1 1,1 0,0 0,-1 0,1 1,-1-1,0 1,0-1,1 1,-1 0,0 1,0-1,3 3,4 3,-10-8,1 1,0-1,0 0,0 0,0 0,0 0,-1 0,1 0,0 0,0 0,0-1,0 1,0 0,-1 0,1-1,0 1,0 0,-1-1,1 1,0-1,0 1,-1-1,1 1,-1-1,1 0,0 1,-1-1,1 0,-1 1,1-1,-1 0,0 0,1 0,-1 1,0-2,18-34,-16 32,5-13,-3 6,1-1,0 1,1 1,0-1,9-10,-13 18,0 1,0 0,1-1,-1 1,1 0,0 0,-1 1,1-1,0 0,0 1,0 0,0 0,0 0,1 0,-1 0,0 1,0-1,1 1,-1 0,0 0,0 0,1 0,-1 1,4 0,5 3,1 0,-1 1,0 0,0 1,0 0,-1 1,0 0,-1 1,1 0,-1 1,-1 0,0 0,0 1,-1 0,0 1,-1 0,0 0,0 1,-2-1,7 18,9 34,-9-36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11T11:21:23.457"/>
    </inkml:context>
    <inkml:brush xml:id="br0">
      <inkml:brushProperty name="width" value="0.05" units="cm"/>
      <inkml:brushProperty name="height" value="0.05" units="cm"/>
      <inkml:brushProperty name="ignorePressure" value="1"/>
    </inkml:brush>
  </inkml:definitions>
  <inkml:trace contextRef="#ctx0" brushRef="#br0">0 20,'5'0,"5"0,6 0,5 0,3-4,1-2,2 1,-4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D79C6-388D-4AE4-96A3-7B843148E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1822</Words>
  <Characters>10021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Valoche</dc:creator>
  <dc:description/>
  <cp:lastModifiedBy>jawed</cp:lastModifiedBy>
  <cp:revision>2</cp:revision>
  <cp:lastPrinted>1995-11-21T17:41:00Z</cp:lastPrinted>
  <dcterms:created xsi:type="dcterms:W3CDTF">2020-11-15T11:41:00Z</dcterms:created>
  <dcterms:modified xsi:type="dcterms:W3CDTF">2020-11-15T11:41:00Z</dcterms:modified>
  <dc:language>fr-FR</dc:language>
</cp:coreProperties>
</file>